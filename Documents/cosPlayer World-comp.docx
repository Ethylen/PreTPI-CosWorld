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1" w:name="_GoBack" w:displacedByCustomXml="next"/>
    <w:bookmarkEnd w:id="1" w:displacedByCustomXml="next"/>
    <w:sdt>
      <w:sdtPr>
        <w:id w:val="1217942753"/>
        <w:docPartObj>
          <w:docPartGallery w:val="Cover Pages"/>
          <w:docPartUnique/>
        </w:docPartObj>
      </w:sdtPr>
      <w:sdtEndPr/>
      <w:sdtContent>
        <w:p w14:paraId="4A4F54C4" w14:textId="77777777" w:rsidR="00805C94" w:rsidRDefault="00805C94">
          <w:r>
            <w:rPr>
              <w:noProof/>
              <w:lang w:eastAsia="fr-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E13CC" w14:paraId="0639E5BD" w14:textId="77777777">
                                  <w:trPr>
                                    <w:jc w:val="center"/>
                                  </w:trPr>
                                  <w:tc>
                                    <w:tcPr>
                                      <w:tcW w:w="2568" w:type="pct"/>
                                      <w:vAlign w:val="center"/>
                                    </w:tcPr>
                                    <w:p w14:paraId="074178A8" w14:textId="77777777" w:rsidR="003E13CC" w:rsidRDefault="003E13CC">
                                      <w:pPr>
                                        <w:jc w:val="right"/>
                                      </w:pPr>
                                      <w:r>
                                        <w:rPr>
                                          <w:noProof/>
                                          <w:lang w:eastAsia="fr-CH"/>
                                        </w:rPr>
                                        <w:drawing>
                                          <wp:inline distT="0" distB="0" distL="0" distR="0">
                                            <wp:extent cx="3065006" cy="3831336"/>
                                            <wp:effectExtent l="0" t="0" r="2540" b="0"/>
                                            <wp:docPr id="139" name="Image 1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14:paraId="75BE7EDF" w14:textId="77777777" w:rsidR="003E13CC" w:rsidRPr="003513C7" w:rsidRDefault="003E13CC">
                                          <w:pPr>
                                            <w:pStyle w:val="Sansinterligne"/>
                                            <w:spacing w:line="312" w:lineRule="auto"/>
                                            <w:jc w:val="right"/>
                                            <w:rPr>
                                              <w:caps/>
                                              <w:color w:val="191919" w:themeColor="text1" w:themeTint="E6"/>
                                              <w:sz w:val="72"/>
                                              <w:lang w:val="en-US"/>
                                              <w:rPrChange w:id="2" w:author="DI-DOMENICO Tiffany" w:date="2018-03-15T16:26:00Z">
                                                <w:rPr>
                                                  <w:caps/>
                                                  <w:color w:val="191919" w:themeColor="text1" w:themeTint="E6"/>
                                                  <w:sz w:val="72"/>
                                                </w:rPr>
                                              </w:rPrChange>
                                            </w:rPr>
                                          </w:pPr>
                                          <w:r w:rsidRPr="001F4B5F">
                                            <w:rPr>
                                              <w:caps/>
                                              <w:color w:val="191919" w:themeColor="text1" w:themeTint="E6"/>
                                              <w:sz w:val="72"/>
                                              <w:lang w:val="en-US"/>
                                            </w:rPr>
                                            <w:t>cosPlayer World</w:t>
                                          </w:r>
                                        </w:p>
                                      </w:sdtContent>
                                    </w:sdt>
                                    <w:sdt>
                                      <w:sdtPr>
                                        <w:rPr>
                                          <w:color w:val="000000" w:themeColor="text1"/>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1639E8" w14:textId="77777777" w:rsidR="003E13CC" w:rsidRPr="003513C7" w:rsidRDefault="003E13CC" w:rsidP="00805C94">
                                          <w:pPr>
                                            <w:jc w:val="right"/>
                                            <w:rPr>
                                              <w:lang w:val="en-US"/>
                                              <w:rPrChange w:id="3" w:author="DI-DOMENICO Tiffany" w:date="2018-03-15T16:26:00Z">
                                                <w:rPr/>
                                              </w:rPrChange>
                                            </w:rPr>
                                          </w:pPr>
                                          <w:r w:rsidRPr="001F4B5F">
                                            <w:rPr>
                                              <w:color w:val="000000" w:themeColor="text1"/>
                                              <w:lang w:val="en-US"/>
                                            </w:rPr>
                                            <w:t>SI-C4B – Pré-TPI</w:t>
                                          </w:r>
                                        </w:p>
                                      </w:sdtContent>
                                    </w:sdt>
                                  </w:tc>
                                  <w:tc>
                                    <w:tcPr>
                                      <w:tcW w:w="2432" w:type="pct"/>
                                      <w:vAlign w:val="center"/>
                                    </w:tcPr>
                                    <w:p w14:paraId="77B84DB9" w14:textId="77777777" w:rsidR="003E13CC" w:rsidRDefault="003E13CC">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748AA73E" w14:textId="77777777" w:rsidR="003E13CC" w:rsidRDefault="003E13CC">
                                          <w:pPr>
                                            <w:rPr>
                                              <w:color w:val="000000" w:themeColor="text1"/>
                                            </w:rPr>
                                          </w:pPr>
                                          <w:r>
                                            <w:rPr>
                                              <w:color w:val="000000" w:themeColor="text1"/>
                                            </w:rPr>
                                            <w:t>Application android qui s’apparente à une liste de contact pour cosplayer. On y trouve des photos, des vidéos ainsi que la position géographique du cosplayer.</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63EEB3D" w14:textId="77777777" w:rsidR="003E13CC" w:rsidRDefault="003E13CC">
                                          <w:pPr>
                                            <w:pStyle w:val="Sansinterligne"/>
                                            <w:rPr>
                                              <w:color w:val="8784C7" w:themeColor="accent2"/>
                                              <w:sz w:val="26"/>
                                              <w:szCs w:val="26"/>
                                            </w:rPr>
                                          </w:pPr>
                                          <w:r>
                                            <w:rPr>
                                              <w:color w:val="8784C7" w:themeColor="accent2"/>
                                              <w:sz w:val="26"/>
                                              <w:szCs w:val="26"/>
                                            </w:rPr>
                                            <w:t>DI-DOMENICO Tiffany</w:t>
                                          </w:r>
                                        </w:p>
                                      </w:sdtContent>
                                    </w:sdt>
                                    <w:p w14:paraId="36D3446C" w14:textId="77777777" w:rsidR="003E13CC" w:rsidRDefault="003E13CC" w:rsidP="00805C94">
                                      <w:pPr>
                                        <w:pStyle w:val="Sansinterligne"/>
                                      </w:pPr>
                                      <w:r>
                                        <w:t>Rte du Pillon 46</w:t>
                                      </w:r>
                                    </w:p>
                                    <w:p w14:paraId="61F4C517" w14:textId="77777777" w:rsidR="003E13CC" w:rsidRDefault="003E13CC" w:rsidP="00805C94">
                                      <w:pPr>
                                        <w:pStyle w:val="Sansinterligne"/>
                                      </w:pPr>
                                      <w:r>
                                        <w:t>1865 Les Diablerets</w:t>
                                      </w:r>
                                    </w:p>
                                  </w:tc>
                                </w:tr>
                              </w:tbl>
                              <w:p w14:paraId="762F4A17" w14:textId="77777777" w:rsidR="003E13CC" w:rsidRDefault="003E13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3E13CC" w14:paraId="0639E5BD" w14:textId="77777777">
                            <w:trPr>
                              <w:jc w:val="center"/>
                            </w:trPr>
                            <w:tc>
                              <w:tcPr>
                                <w:tcW w:w="2568" w:type="pct"/>
                                <w:vAlign w:val="center"/>
                              </w:tcPr>
                              <w:p w14:paraId="074178A8" w14:textId="77777777" w:rsidR="003E13CC" w:rsidRDefault="003E13CC">
                                <w:pPr>
                                  <w:jc w:val="right"/>
                                </w:pPr>
                                <w:r>
                                  <w:rPr>
                                    <w:noProof/>
                                    <w:lang w:eastAsia="fr-CH"/>
                                  </w:rPr>
                                  <w:drawing>
                                    <wp:inline distT="0" distB="0" distL="0" distR="0">
                                      <wp:extent cx="3065006" cy="3831336"/>
                                      <wp:effectExtent l="0" t="0" r="2540" b="0"/>
                                      <wp:docPr id="139" name="Image 1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14:paraId="75BE7EDF" w14:textId="77777777" w:rsidR="003E13CC" w:rsidRPr="003513C7" w:rsidRDefault="003E13CC">
                                    <w:pPr>
                                      <w:pStyle w:val="Sansinterligne"/>
                                      <w:spacing w:line="312" w:lineRule="auto"/>
                                      <w:jc w:val="right"/>
                                      <w:rPr>
                                        <w:caps/>
                                        <w:color w:val="191919" w:themeColor="text1" w:themeTint="E6"/>
                                        <w:sz w:val="72"/>
                                        <w:lang w:val="en-US"/>
                                        <w:rPrChange w:id="4" w:author="DI-DOMENICO Tiffany" w:date="2018-03-15T16:26:00Z">
                                          <w:rPr>
                                            <w:caps/>
                                            <w:color w:val="191919" w:themeColor="text1" w:themeTint="E6"/>
                                            <w:sz w:val="72"/>
                                          </w:rPr>
                                        </w:rPrChange>
                                      </w:rPr>
                                    </w:pPr>
                                    <w:r w:rsidRPr="001F4B5F">
                                      <w:rPr>
                                        <w:caps/>
                                        <w:color w:val="191919" w:themeColor="text1" w:themeTint="E6"/>
                                        <w:sz w:val="72"/>
                                        <w:lang w:val="en-US"/>
                                      </w:rPr>
                                      <w:t>cosPlayer World</w:t>
                                    </w:r>
                                  </w:p>
                                </w:sdtContent>
                              </w:sdt>
                              <w:sdt>
                                <w:sdtPr>
                                  <w:rPr>
                                    <w:color w:val="000000" w:themeColor="text1"/>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1639E8" w14:textId="77777777" w:rsidR="003E13CC" w:rsidRPr="003513C7" w:rsidRDefault="003E13CC" w:rsidP="00805C94">
                                    <w:pPr>
                                      <w:jc w:val="right"/>
                                      <w:rPr>
                                        <w:lang w:val="en-US"/>
                                        <w:rPrChange w:id="5" w:author="DI-DOMENICO Tiffany" w:date="2018-03-15T16:26:00Z">
                                          <w:rPr/>
                                        </w:rPrChange>
                                      </w:rPr>
                                    </w:pPr>
                                    <w:r w:rsidRPr="001F4B5F">
                                      <w:rPr>
                                        <w:color w:val="000000" w:themeColor="text1"/>
                                        <w:lang w:val="en-US"/>
                                      </w:rPr>
                                      <w:t>SI-C4B – Pré-TPI</w:t>
                                    </w:r>
                                  </w:p>
                                </w:sdtContent>
                              </w:sdt>
                            </w:tc>
                            <w:tc>
                              <w:tcPr>
                                <w:tcW w:w="2432" w:type="pct"/>
                                <w:vAlign w:val="center"/>
                              </w:tcPr>
                              <w:p w14:paraId="77B84DB9" w14:textId="77777777" w:rsidR="003E13CC" w:rsidRDefault="003E13CC">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748AA73E" w14:textId="77777777" w:rsidR="003E13CC" w:rsidRDefault="003E13CC">
                                    <w:pPr>
                                      <w:rPr>
                                        <w:color w:val="000000" w:themeColor="text1"/>
                                      </w:rPr>
                                    </w:pPr>
                                    <w:r>
                                      <w:rPr>
                                        <w:color w:val="000000" w:themeColor="text1"/>
                                      </w:rPr>
                                      <w:t>Application android qui s’apparente à une liste de contact pour cosplayer. On y trouve des photos, des vidéos ainsi que la position géographique du cosplayer.</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63EEB3D" w14:textId="77777777" w:rsidR="003E13CC" w:rsidRDefault="003E13CC">
                                    <w:pPr>
                                      <w:pStyle w:val="Sansinterligne"/>
                                      <w:rPr>
                                        <w:color w:val="8784C7" w:themeColor="accent2"/>
                                        <w:sz w:val="26"/>
                                        <w:szCs w:val="26"/>
                                      </w:rPr>
                                    </w:pPr>
                                    <w:r>
                                      <w:rPr>
                                        <w:color w:val="8784C7" w:themeColor="accent2"/>
                                        <w:sz w:val="26"/>
                                        <w:szCs w:val="26"/>
                                      </w:rPr>
                                      <w:t>DI-DOMENICO Tiffany</w:t>
                                    </w:r>
                                  </w:p>
                                </w:sdtContent>
                              </w:sdt>
                              <w:p w14:paraId="36D3446C" w14:textId="77777777" w:rsidR="003E13CC" w:rsidRDefault="003E13CC" w:rsidP="00805C94">
                                <w:pPr>
                                  <w:pStyle w:val="Sansinterligne"/>
                                </w:pPr>
                                <w:r>
                                  <w:t>Rte du Pillon 46</w:t>
                                </w:r>
                              </w:p>
                              <w:p w14:paraId="61F4C517" w14:textId="77777777" w:rsidR="003E13CC" w:rsidRDefault="003E13CC" w:rsidP="00805C94">
                                <w:pPr>
                                  <w:pStyle w:val="Sansinterligne"/>
                                </w:pPr>
                                <w:r>
                                  <w:t>1865 Les Diablerets</w:t>
                                </w:r>
                              </w:p>
                            </w:tc>
                          </w:tr>
                        </w:tbl>
                        <w:p w14:paraId="762F4A17" w14:textId="77777777" w:rsidR="003E13CC" w:rsidRDefault="003E13CC"/>
                      </w:txbxContent>
                    </v:textbox>
                    <w10:wrap anchorx="page" anchory="page"/>
                  </v:shape>
                </w:pict>
              </mc:Fallback>
            </mc:AlternateContent>
          </w:r>
          <w:r>
            <w:br w:type="page"/>
          </w:r>
        </w:p>
      </w:sdtContent>
    </w:sdt>
    <w:sdt>
      <w:sdtPr>
        <w:rPr>
          <w:rFonts w:ascii="Century Gothic" w:eastAsiaTheme="minorEastAsia" w:hAnsi="Century Gothic" w:cstheme="minorBidi"/>
          <w:color w:val="auto"/>
          <w:sz w:val="24"/>
          <w:szCs w:val="21"/>
          <w:lang w:val="fr-FR"/>
        </w:rPr>
        <w:id w:val="1053118691"/>
        <w:docPartObj>
          <w:docPartGallery w:val="Table of Contents"/>
          <w:docPartUnique/>
        </w:docPartObj>
      </w:sdtPr>
      <w:sdtEndPr>
        <w:rPr>
          <w:rFonts w:ascii="Corbel" w:hAnsi="Corbel"/>
          <w:b/>
          <w:bCs/>
        </w:rPr>
      </w:sdtEndPr>
      <w:sdtContent>
        <w:p w14:paraId="6073CA74" w14:textId="77777777" w:rsidR="00805C94" w:rsidRDefault="00805C94" w:rsidP="003A6D16">
          <w:pPr>
            <w:pStyle w:val="En-ttedetabledesmatires"/>
            <w:numPr>
              <w:ilvl w:val="0"/>
              <w:numId w:val="0"/>
            </w:numPr>
            <w:ind w:left="432" w:hanging="432"/>
          </w:pPr>
          <w:r>
            <w:rPr>
              <w:lang w:val="fr-FR"/>
            </w:rPr>
            <w:t>Table des matières</w:t>
          </w:r>
        </w:p>
        <w:p w14:paraId="552AA985" w14:textId="77777777" w:rsidR="00920A0C" w:rsidRDefault="00805C94">
          <w:pPr>
            <w:pStyle w:val="TM1"/>
            <w:tabs>
              <w:tab w:val="left" w:pos="480"/>
              <w:tab w:val="right" w:leader="dot" w:pos="9062"/>
            </w:tabs>
            <w:rPr>
              <w:rFonts w:asciiTheme="minorHAnsi" w:hAnsiTheme="minorHAnsi"/>
              <w:noProof/>
              <w:sz w:val="22"/>
              <w:szCs w:val="22"/>
              <w:lang w:eastAsia="fr-CH"/>
            </w:rPr>
          </w:pPr>
          <w:r>
            <w:fldChar w:fldCharType="begin"/>
          </w:r>
          <w:r>
            <w:instrText xml:space="preserve"> TOC \o "1-3" \h \z \u </w:instrText>
          </w:r>
          <w:r>
            <w:fldChar w:fldCharType="separate"/>
          </w:r>
          <w:hyperlink w:anchor="_Toc507508614" w:history="1">
            <w:r w:rsidR="00920A0C" w:rsidRPr="00596686">
              <w:rPr>
                <w:rStyle w:val="Lienhypertexte"/>
                <w:noProof/>
              </w:rPr>
              <w:t>1</w:t>
            </w:r>
            <w:r w:rsidR="00920A0C">
              <w:rPr>
                <w:rFonts w:asciiTheme="minorHAnsi" w:hAnsiTheme="minorHAnsi"/>
                <w:noProof/>
                <w:sz w:val="22"/>
                <w:szCs w:val="22"/>
                <w:lang w:eastAsia="fr-CH"/>
              </w:rPr>
              <w:tab/>
            </w:r>
            <w:r w:rsidR="00920A0C" w:rsidRPr="00596686">
              <w:rPr>
                <w:rStyle w:val="Lienhypertexte"/>
                <w:noProof/>
              </w:rPr>
              <w:t>Introduction</w:t>
            </w:r>
            <w:r w:rsidR="00920A0C">
              <w:rPr>
                <w:noProof/>
                <w:webHidden/>
              </w:rPr>
              <w:tab/>
            </w:r>
            <w:r w:rsidR="00920A0C">
              <w:rPr>
                <w:noProof/>
                <w:webHidden/>
              </w:rPr>
              <w:fldChar w:fldCharType="begin"/>
            </w:r>
            <w:r w:rsidR="00920A0C">
              <w:rPr>
                <w:noProof/>
                <w:webHidden/>
              </w:rPr>
              <w:instrText xml:space="preserve"> PAGEREF _Toc507508614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14:paraId="60B623F0"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15" w:history="1">
            <w:r w:rsidR="00920A0C" w:rsidRPr="00596686">
              <w:rPr>
                <w:rStyle w:val="Lienhypertexte"/>
                <w:noProof/>
              </w:rPr>
              <w:t>1.1</w:t>
            </w:r>
            <w:r w:rsidR="00920A0C">
              <w:rPr>
                <w:rFonts w:asciiTheme="minorHAnsi" w:hAnsiTheme="minorHAnsi"/>
                <w:noProof/>
                <w:sz w:val="22"/>
                <w:szCs w:val="22"/>
                <w:lang w:eastAsia="fr-CH"/>
              </w:rPr>
              <w:tab/>
            </w:r>
            <w:r w:rsidR="00920A0C" w:rsidRPr="00596686">
              <w:rPr>
                <w:rStyle w:val="Lienhypertexte"/>
                <w:noProof/>
              </w:rPr>
              <w:t>Cadre, description et motivation</w:t>
            </w:r>
            <w:r w:rsidR="00920A0C">
              <w:rPr>
                <w:noProof/>
                <w:webHidden/>
              </w:rPr>
              <w:tab/>
            </w:r>
            <w:r w:rsidR="00920A0C">
              <w:rPr>
                <w:noProof/>
                <w:webHidden/>
              </w:rPr>
              <w:fldChar w:fldCharType="begin"/>
            </w:r>
            <w:r w:rsidR="00920A0C">
              <w:rPr>
                <w:noProof/>
                <w:webHidden/>
              </w:rPr>
              <w:instrText xml:space="preserve"> PAGEREF _Toc507508615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14:paraId="468D991C"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16" w:history="1">
            <w:r w:rsidR="00920A0C" w:rsidRPr="00596686">
              <w:rPr>
                <w:rStyle w:val="Lienhypertexte"/>
                <w:noProof/>
              </w:rPr>
              <w:t>1.2</w:t>
            </w:r>
            <w:r w:rsidR="00920A0C">
              <w:rPr>
                <w:rFonts w:asciiTheme="minorHAnsi" w:hAnsiTheme="minorHAnsi"/>
                <w:noProof/>
                <w:sz w:val="22"/>
                <w:szCs w:val="22"/>
                <w:lang w:eastAsia="fr-CH"/>
              </w:rPr>
              <w:tab/>
            </w:r>
            <w:r w:rsidR="00920A0C" w:rsidRPr="00596686">
              <w:rPr>
                <w:rStyle w:val="Lienhypertexte"/>
                <w:noProof/>
              </w:rPr>
              <w:t>Organisation</w:t>
            </w:r>
            <w:r w:rsidR="00920A0C">
              <w:rPr>
                <w:noProof/>
                <w:webHidden/>
              </w:rPr>
              <w:tab/>
            </w:r>
            <w:r w:rsidR="00920A0C">
              <w:rPr>
                <w:noProof/>
                <w:webHidden/>
              </w:rPr>
              <w:fldChar w:fldCharType="begin"/>
            </w:r>
            <w:r w:rsidR="00920A0C">
              <w:rPr>
                <w:noProof/>
                <w:webHidden/>
              </w:rPr>
              <w:instrText xml:space="preserve"> PAGEREF _Toc507508616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14:paraId="4137A8BB"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17" w:history="1">
            <w:r w:rsidR="00920A0C" w:rsidRPr="00596686">
              <w:rPr>
                <w:rStyle w:val="Lienhypertexte"/>
                <w:noProof/>
              </w:rPr>
              <w:t>1.3</w:t>
            </w:r>
            <w:r w:rsidR="00920A0C">
              <w:rPr>
                <w:rFonts w:asciiTheme="minorHAnsi" w:hAnsiTheme="minorHAnsi"/>
                <w:noProof/>
                <w:sz w:val="22"/>
                <w:szCs w:val="22"/>
                <w:lang w:eastAsia="fr-CH"/>
              </w:rPr>
              <w:tab/>
            </w:r>
            <w:r w:rsidR="00920A0C" w:rsidRPr="00596686">
              <w:rPr>
                <w:rStyle w:val="Lienhypertexte"/>
                <w:noProof/>
              </w:rPr>
              <w:t>Objectifs</w:t>
            </w:r>
            <w:r w:rsidR="00920A0C">
              <w:rPr>
                <w:noProof/>
                <w:webHidden/>
              </w:rPr>
              <w:tab/>
            </w:r>
            <w:r w:rsidR="00920A0C">
              <w:rPr>
                <w:noProof/>
                <w:webHidden/>
              </w:rPr>
              <w:fldChar w:fldCharType="begin"/>
            </w:r>
            <w:r w:rsidR="00920A0C">
              <w:rPr>
                <w:noProof/>
                <w:webHidden/>
              </w:rPr>
              <w:instrText xml:space="preserve"> PAGEREF _Toc507508617 \h </w:instrText>
            </w:r>
            <w:r w:rsidR="00920A0C">
              <w:rPr>
                <w:noProof/>
                <w:webHidden/>
              </w:rPr>
            </w:r>
            <w:r w:rsidR="00920A0C">
              <w:rPr>
                <w:noProof/>
                <w:webHidden/>
              </w:rPr>
              <w:fldChar w:fldCharType="separate"/>
            </w:r>
            <w:r w:rsidR="00920A0C">
              <w:rPr>
                <w:noProof/>
                <w:webHidden/>
              </w:rPr>
              <w:t>3</w:t>
            </w:r>
            <w:r w:rsidR="00920A0C">
              <w:rPr>
                <w:noProof/>
                <w:webHidden/>
              </w:rPr>
              <w:fldChar w:fldCharType="end"/>
            </w:r>
          </w:hyperlink>
        </w:p>
        <w:p w14:paraId="0F50D472"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18" w:history="1">
            <w:r w:rsidR="00920A0C" w:rsidRPr="00596686">
              <w:rPr>
                <w:rStyle w:val="Lienhypertexte"/>
                <w:noProof/>
              </w:rPr>
              <w:t>1.4</w:t>
            </w:r>
            <w:r w:rsidR="00920A0C">
              <w:rPr>
                <w:rFonts w:asciiTheme="minorHAnsi" w:hAnsiTheme="minorHAnsi"/>
                <w:noProof/>
                <w:sz w:val="22"/>
                <w:szCs w:val="22"/>
                <w:lang w:eastAsia="fr-CH"/>
              </w:rPr>
              <w:tab/>
            </w:r>
            <w:r w:rsidR="00920A0C" w:rsidRPr="00596686">
              <w:rPr>
                <w:rStyle w:val="Lienhypertexte"/>
                <w:noProof/>
              </w:rPr>
              <w:t>Planification initiale</w:t>
            </w:r>
            <w:r w:rsidR="00920A0C">
              <w:rPr>
                <w:noProof/>
                <w:webHidden/>
              </w:rPr>
              <w:tab/>
            </w:r>
            <w:r w:rsidR="00920A0C">
              <w:rPr>
                <w:noProof/>
                <w:webHidden/>
              </w:rPr>
              <w:fldChar w:fldCharType="begin"/>
            </w:r>
            <w:r w:rsidR="00920A0C">
              <w:rPr>
                <w:noProof/>
                <w:webHidden/>
              </w:rPr>
              <w:instrText xml:space="preserve"> PAGEREF _Toc507508618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14:paraId="2AF2C9F8" w14:textId="77777777" w:rsidR="00920A0C" w:rsidRDefault="008D3CA0">
          <w:pPr>
            <w:pStyle w:val="TM1"/>
            <w:tabs>
              <w:tab w:val="left" w:pos="480"/>
              <w:tab w:val="right" w:leader="dot" w:pos="9062"/>
            </w:tabs>
            <w:rPr>
              <w:rFonts w:asciiTheme="minorHAnsi" w:hAnsiTheme="minorHAnsi"/>
              <w:noProof/>
              <w:sz w:val="22"/>
              <w:szCs w:val="22"/>
              <w:lang w:eastAsia="fr-CH"/>
            </w:rPr>
          </w:pPr>
          <w:hyperlink w:anchor="_Toc507508619" w:history="1">
            <w:r w:rsidR="00920A0C" w:rsidRPr="00596686">
              <w:rPr>
                <w:rStyle w:val="Lienhypertexte"/>
                <w:noProof/>
              </w:rPr>
              <w:t>2</w:t>
            </w:r>
            <w:r w:rsidR="00920A0C">
              <w:rPr>
                <w:rFonts w:asciiTheme="minorHAnsi" w:hAnsiTheme="minorHAnsi"/>
                <w:noProof/>
                <w:sz w:val="22"/>
                <w:szCs w:val="22"/>
                <w:lang w:eastAsia="fr-CH"/>
              </w:rPr>
              <w:tab/>
            </w:r>
            <w:r w:rsidR="00920A0C" w:rsidRPr="00596686">
              <w:rPr>
                <w:rStyle w:val="Lienhypertexte"/>
                <w:noProof/>
              </w:rPr>
              <w:t>Analyse</w:t>
            </w:r>
            <w:r w:rsidR="00920A0C">
              <w:rPr>
                <w:noProof/>
                <w:webHidden/>
              </w:rPr>
              <w:tab/>
            </w:r>
            <w:r w:rsidR="00920A0C">
              <w:rPr>
                <w:noProof/>
                <w:webHidden/>
              </w:rPr>
              <w:fldChar w:fldCharType="begin"/>
            </w:r>
            <w:r w:rsidR="00920A0C">
              <w:rPr>
                <w:noProof/>
                <w:webHidden/>
              </w:rPr>
              <w:instrText xml:space="preserve"> PAGEREF _Toc507508619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14:paraId="3F3AFD8B"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20" w:history="1">
            <w:r w:rsidR="00920A0C" w:rsidRPr="00596686">
              <w:rPr>
                <w:rStyle w:val="Lienhypertexte"/>
                <w:noProof/>
              </w:rPr>
              <w:t>2.1</w:t>
            </w:r>
            <w:r w:rsidR="00920A0C">
              <w:rPr>
                <w:rFonts w:asciiTheme="minorHAnsi" w:hAnsiTheme="minorHAnsi"/>
                <w:noProof/>
                <w:sz w:val="22"/>
                <w:szCs w:val="22"/>
                <w:lang w:eastAsia="fr-CH"/>
              </w:rPr>
              <w:tab/>
            </w:r>
            <w:r w:rsidR="00920A0C" w:rsidRPr="00596686">
              <w:rPr>
                <w:rStyle w:val="Lienhypertexte"/>
                <w:noProof/>
              </w:rPr>
              <w:t>Cahier des charges détaillé</w:t>
            </w:r>
            <w:r w:rsidR="00920A0C">
              <w:rPr>
                <w:noProof/>
                <w:webHidden/>
              </w:rPr>
              <w:tab/>
            </w:r>
            <w:r w:rsidR="00920A0C">
              <w:rPr>
                <w:noProof/>
                <w:webHidden/>
              </w:rPr>
              <w:fldChar w:fldCharType="begin"/>
            </w:r>
            <w:r w:rsidR="00920A0C">
              <w:rPr>
                <w:noProof/>
                <w:webHidden/>
              </w:rPr>
              <w:instrText xml:space="preserve"> PAGEREF _Toc507508620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14:paraId="551D9E27" w14:textId="77777777" w:rsidR="00920A0C" w:rsidRDefault="008D3CA0">
          <w:pPr>
            <w:pStyle w:val="TM3"/>
            <w:tabs>
              <w:tab w:val="left" w:pos="1320"/>
              <w:tab w:val="right" w:leader="dot" w:pos="9062"/>
            </w:tabs>
            <w:rPr>
              <w:rFonts w:asciiTheme="minorHAnsi" w:hAnsiTheme="minorHAnsi"/>
              <w:noProof/>
              <w:sz w:val="22"/>
              <w:szCs w:val="22"/>
              <w:lang w:eastAsia="fr-CH"/>
            </w:rPr>
          </w:pPr>
          <w:hyperlink w:anchor="_Toc507508621" w:history="1">
            <w:r w:rsidR="00920A0C" w:rsidRPr="00596686">
              <w:rPr>
                <w:rStyle w:val="Lienhypertexte"/>
                <w:noProof/>
              </w:rPr>
              <w:t>2.1.1</w:t>
            </w:r>
            <w:r w:rsidR="00920A0C">
              <w:rPr>
                <w:rFonts w:asciiTheme="minorHAnsi" w:hAnsiTheme="minorHAnsi"/>
                <w:noProof/>
                <w:sz w:val="22"/>
                <w:szCs w:val="22"/>
                <w:lang w:eastAsia="fr-CH"/>
              </w:rPr>
              <w:tab/>
            </w:r>
            <w:r w:rsidR="00920A0C" w:rsidRPr="00596686">
              <w:rPr>
                <w:rStyle w:val="Lienhypertexte"/>
                <w:noProof/>
              </w:rPr>
              <w:t>MCD ?</w:t>
            </w:r>
            <w:r w:rsidR="00920A0C">
              <w:rPr>
                <w:noProof/>
                <w:webHidden/>
              </w:rPr>
              <w:tab/>
            </w:r>
            <w:r w:rsidR="00920A0C">
              <w:rPr>
                <w:noProof/>
                <w:webHidden/>
              </w:rPr>
              <w:fldChar w:fldCharType="begin"/>
            </w:r>
            <w:r w:rsidR="00920A0C">
              <w:rPr>
                <w:noProof/>
                <w:webHidden/>
              </w:rPr>
              <w:instrText xml:space="preserve"> PAGEREF _Toc507508621 \h </w:instrText>
            </w:r>
            <w:r w:rsidR="00920A0C">
              <w:rPr>
                <w:noProof/>
                <w:webHidden/>
              </w:rPr>
            </w:r>
            <w:r w:rsidR="00920A0C">
              <w:rPr>
                <w:noProof/>
                <w:webHidden/>
              </w:rPr>
              <w:fldChar w:fldCharType="separate"/>
            </w:r>
            <w:r w:rsidR="00920A0C">
              <w:rPr>
                <w:noProof/>
                <w:webHidden/>
              </w:rPr>
              <w:t>4</w:t>
            </w:r>
            <w:r w:rsidR="00920A0C">
              <w:rPr>
                <w:noProof/>
                <w:webHidden/>
              </w:rPr>
              <w:fldChar w:fldCharType="end"/>
            </w:r>
          </w:hyperlink>
        </w:p>
        <w:p w14:paraId="6C492425" w14:textId="77777777" w:rsidR="00920A0C" w:rsidRDefault="008D3CA0">
          <w:pPr>
            <w:pStyle w:val="TM3"/>
            <w:tabs>
              <w:tab w:val="left" w:pos="1320"/>
              <w:tab w:val="right" w:leader="dot" w:pos="9062"/>
            </w:tabs>
            <w:rPr>
              <w:rFonts w:asciiTheme="minorHAnsi" w:hAnsiTheme="minorHAnsi"/>
              <w:noProof/>
              <w:sz w:val="22"/>
              <w:szCs w:val="22"/>
              <w:lang w:eastAsia="fr-CH"/>
            </w:rPr>
          </w:pPr>
          <w:hyperlink w:anchor="_Toc507508622" w:history="1">
            <w:r w:rsidR="00920A0C" w:rsidRPr="00596686">
              <w:rPr>
                <w:rStyle w:val="Lienhypertexte"/>
                <w:noProof/>
              </w:rPr>
              <w:t>2.1.2</w:t>
            </w:r>
            <w:r w:rsidR="00920A0C">
              <w:rPr>
                <w:rFonts w:asciiTheme="minorHAnsi" w:hAnsiTheme="minorHAnsi"/>
                <w:noProof/>
                <w:sz w:val="22"/>
                <w:szCs w:val="22"/>
                <w:lang w:eastAsia="fr-CH"/>
              </w:rPr>
              <w:tab/>
            </w:r>
            <w:r w:rsidR="00920A0C" w:rsidRPr="00596686">
              <w:rPr>
                <w:rStyle w:val="Lienhypertexte"/>
                <w:noProof/>
              </w:rPr>
              <w:t>Maquettes</w:t>
            </w:r>
            <w:r w:rsidR="00920A0C">
              <w:rPr>
                <w:noProof/>
                <w:webHidden/>
              </w:rPr>
              <w:tab/>
            </w:r>
            <w:r w:rsidR="00920A0C">
              <w:rPr>
                <w:noProof/>
                <w:webHidden/>
              </w:rPr>
              <w:fldChar w:fldCharType="begin"/>
            </w:r>
            <w:r w:rsidR="00920A0C">
              <w:rPr>
                <w:noProof/>
                <w:webHidden/>
              </w:rPr>
              <w:instrText xml:space="preserve"> PAGEREF _Toc507508622 \h </w:instrText>
            </w:r>
            <w:r w:rsidR="00920A0C">
              <w:rPr>
                <w:noProof/>
                <w:webHidden/>
              </w:rPr>
            </w:r>
            <w:r w:rsidR="00920A0C">
              <w:rPr>
                <w:noProof/>
                <w:webHidden/>
              </w:rPr>
              <w:fldChar w:fldCharType="separate"/>
            </w:r>
            <w:r w:rsidR="00920A0C">
              <w:rPr>
                <w:noProof/>
                <w:webHidden/>
              </w:rPr>
              <w:t>5</w:t>
            </w:r>
            <w:r w:rsidR="00920A0C">
              <w:rPr>
                <w:noProof/>
                <w:webHidden/>
              </w:rPr>
              <w:fldChar w:fldCharType="end"/>
            </w:r>
          </w:hyperlink>
        </w:p>
        <w:p w14:paraId="4CFC8172" w14:textId="77777777" w:rsidR="00920A0C" w:rsidRDefault="008D3CA0">
          <w:pPr>
            <w:pStyle w:val="TM3"/>
            <w:tabs>
              <w:tab w:val="left" w:pos="1320"/>
              <w:tab w:val="right" w:leader="dot" w:pos="9062"/>
            </w:tabs>
            <w:rPr>
              <w:rFonts w:asciiTheme="minorHAnsi" w:hAnsiTheme="minorHAnsi"/>
              <w:noProof/>
              <w:sz w:val="22"/>
              <w:szCs w:val="22"/>
              <w:lang w:eastAsia="fr-CH"/>
            </w:rPr>
          </w:pPr>
          <w:hyperlink w:anchor="_Toc507508623" w:history="1">
            <w:r w:rsidR="00920A0C" w:rsidRPr="00596686">
              <w:rPr>
                <w:rStyle w:val="Lienhypertexte"/>
                <w:noProof/>
              </w:rPr>
              <w:t>2.1.3</w:t>
            </w:r>
            <w:r w:rsidR="00920A0C">
              <w:rPr>
                <w:rFonts w:asciiTheme="minorHAnsi" w:hAnsiTheme="minorHAnsi"/>
                <w:noProof/>
                <w:sz w:val="22"/>
                <w:szCs w:val="22"/>
                <w:lang w:eastAsia="fr-CH"/>
              </w:rPr>
              <w:tab/>
            </w:r>
            <w:r w:rsidR="00920A0C" w:rsidRPr="00596686">
              <w:rPr>
                <w:rStyle w:val="Lienhypertexte"/>
                <w:noProof/>
              </w:rPr>
              <w:t>Uses cases &amp; Scénarios</w:t>
            </w:r>
            <w:r w:rsidR="00920A0C">
              <w:rPr>
                <w:noProof/>
                <w:webHidden/>
              </w:rPr>
              <w:tab/>
            </w:r>
            <w:r w:rsidR="00920A0C">
              <w:rPr>
                <w:noProof/>
                <w:webHidden/>
              </w:rPr>
              <w:fldChar w:fldCharType="begin"/>
            </w:r>
            <w:r w:rsidR="00920A0C">
              <w:rPr>
                <w:noProof/>
                <w:webHidden/>
              </w:rPr>
              <w:instrText xml:space="preserve"> PAGEREF _Toc507508623 \h </w:instrText>
            </w:r>
            <w:r w:rsidR="00920A0C">
              <w:rPr>
                <w:noProof/>
                <w:webHidden/>
              </w:rPr>
            </w:r>
            <w:r w:rsidR="00920A0C">
              <w:rPr>
                <w:noProof/>
                <w:webHidden/>
              </w:rPr>
              <w:fldChar w:fldCharType="separate"/>
            </w:r>
            <w:r w:rsidR="00920A0C">
              <w:rPr>
                <w:noProof/>
                <w:webHidden/>
              </w:rPr>
              <w:t>10</w:t>
            </w:r>
            <w:r w:rsidR="00920A0C">
              <w:rPr>
                <w:noProof/>
                <w:webHidden/>
              </w:rPr>
              <w:fldChar w:fldCharType="end"/>
            </w:r>
          </w:hyperlink>
        </w:p>
        <w:p w14:paraId="0DFEE2BC"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24" w:history="1">
            <w:r w:rsidR="00920A0C" w:rsidRPr="00596686">
              <w:rPr>
                <w:rStyle w:val="Lienhypertexte"/>
                <w:noProof/>
              </w:rPr>
              <w:t>2.2</w:t>
            </w:r>
            <w:r w:rsidR="00920A0C">
              <w:rPr>
                <w:rFonts w:asciiTheme="minorHAnsi" w:hAnsiTheme="minorHAnsi"/>
                <w:noProof/>
                <w:sz w:val="22"/>
                <w:szCs w:val="22"/>
                <w:lang w:eastAsia="fr-CH"/>
              </w:rPr>
              <w:tab/>
            </w:r>
            <w:r w:rsidR="00920A0C" w:rsidRPr="00596686">
              <w:rPr>
                <w:rStyle w:val="Lienhypertexte"/>
                <w:noProof/>
              </w:rPr>
              <w:t>Stratégie de test</w:t>
            </w:r>
            <w:r w:rsidR="00920A0C">
              <w:rPr>
                <w:noProof/>
                <w:webHidden/>
              </w:rPr>
              <w:tab/>
            </w:r>
            <w:r w:rsidR="00920A0C">
              <w:rPr>
                <w:noProof/>
                <w:webHidden/>
              </w:rPr>
              <w:fldChar w:fldCharType="begin"/>
            </w:r>
            <w:r w:rsidR="00920A0C">
              <w:rPr>
                <w:noProof/>
                <w:webHidden/>
              </w:rPr>
              <w:instrText xml:space="preserve"> PAGEREF _Toc507508624 \h </w:instrText>
            </w:r>
            <w:r w:rsidR="00920A0C">
              <w:rPr>
                <w:noProof/>
                <w:webHidden/>
              </w:rPr>
            </w:r>
            <w:r w:rsidR="00920A0C">
              <w:rPr>
                <w:noProof/>
                <w:webHidden/>
              </w:rPr>
              <w:fldChar w:fldCharType="separate"/>
            </w:r>
            <w:r w:rsidR="00920A0C">
              <w:rPr>
                <w:noProof/>
                <w:webHidden/>
              </w:rPr>
              <w:t>10</w:t>
            </w:r>
            <w:r w:rsidR="00920A0C">
              <w:rPr>
                <w:noProof/>
                <w:webHidden/>
              </w:rPr>
              <w:fldChar w:fldCharType="end"/>
            </w:r>
          </w:hyperlink>
        </w:p>
        <w:p w14:paraId="064D047E"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25" w:history="1">
            <w:r w:rsidR="00920A0C" w:rsidRPr="00596686">
              <w:rPr>
                <w:rStyle w:val="Lienhypertexte"/>
                <w:noProof/>
              </w:rPr>
              <w:t>2.3</w:t>
            </w:r>
            <w:r w:rsidR="00920A0C">
              <w:rPr>
                <w:rFonts w:asciiTheme="minorHAnsi" w:hAnsiTheme="minorHAnsi"/>
                <w:noProof/>
                <w:sz w:val="22"/>
                <w:szCs w:val="22"/>
                <w:lang w:eastAsia="fr-CH"/>
              </w:rPr>
              <w:tab/>
            </w:r>
            <w:r w:rsidR="00920A0C" w:rsidRPr="00596686">
              <w:rPr>
                <w:rStyle w:val="Lienhypertexte"/>
                <w:noProof/>
              </w:rPr>
              <w:t>Planification</w:t>
            </w:r>
            <w:r w:rsidR="00920A0C">
              <w:rPr>
                <w:noProof/>
                <w:webHidden/>
              </w:rPr>
              <w:tab/>
            </w:r>
            <w:r w:rsidR="00920A0C">
              <w:rPr>
                <w:noProof/>
                <w:webHidden/>
              </w:rPr>
              <w:fldChar w:fldCharType="begin"/>
            </w:r>
            <w:r w:rsidR="00920A0C">
              <w:rPr>
                <w:noProof/>
                <w:webHidden/>
              </w:rPr>
              <w:instrText xml:space="preserve"> PAGEREF _Toc507508625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53B2001B"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26" w:history="1">
            <w:r w:rsidR="00920A0C" w:rsidRPr="00596686">
              <w:rPr>
                <w:rStyle w:val="Lienhypertexte"/>
                <w:noProof/>
              </w:rPr>
              <w:t>2.4</w:t>
            </w:r>
            <w:r w:rsidR="00920A0C">
              <w:rPr>
                <w:rFonts w:asciiTheme="minorHAnsi" w:hAnsiTheme="minorHAnsi"/>
                <w:noProof/>
                <w:sz w:val="22"/>
                <w:szCs w:val="22"/>
                <w:lang w:eastAsia="fr-CH"/>
              </w:rPr>
              <w:tab/>
            </w:r>
            <w:r w:rsidR="00920A0C" w:rsidRPr="00596686">
              <w:rPr>
                <w:rStyle w:val="Lienhypertexte"/>
                <w:noProof/>
              </w:rPr>
              <w:t>Historique</w:t>
            </w:r>
            <w:r w:rsidR="00920A0C">
              <w:rPr>
                <w:noProof/>
                <w:webHidden/>
              </w:rPr>
              <w:tab/>
            </w:r>
            <w:r w:rsidR="00920A0C">
              <w:rPr>
                <w:noProof/>
                <w:webHidden/>
              </w:rPr>
              <w:fldChar w:fldCharType="begin"/>
            </w:r>
            <w:r w:rsidR="00920A0C">
              <w:rPr>
                <w:noProof/>
                <w:webHidden/>
              </w:rPr>
              <w:instrText xml:space="preserve"> PAGEREF _Toc507508626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6EBAFDB2" w14:textId="77777777" w:rsidR="00920A0C" w:rsidRDefault="008D3CA0">
          <w:pPr>
            <w:pStyle w:val="TM1"/>
            <w:tabs>
              <w:tab w:val="left" w:pos="480"/>
              <w:tab w:val="right" w:leader="dot" w:pos="9062"/>
            </w:tabs>
            <w:rPr>
              <w:rFonts w:asciiTheme="minorHAnsi" w:hAnsiTheme="minorHAnsi"/>
              <w:noProof/>
              <w:sz w:val="22"/>
              <w:szCs w:val="22"/>
              <w:lang w:eastAsia="fr-CH"/>
            </w:rPr>
          </w:pPr>
          <w:hyperlink w:anchor="_Toc507508627" w:history="1">
            <w:r w:rsidR="00920A0C" w:rsidRPr="00596686">
              <w:rPr>
                <w:rStyle w:val="Lienhypertexte"/>
                <w:noProof/>
              </w:rPr>
              <w:t>3</w:t>
            </w:r>
            <w:r w:rsidR="00920A0C">
              <w:rPr>
                <w:rFonts w:asciiTheme="minorHAnsi" w:hAnsiTheme="minorHAnsi"/>
                <w:noProof/>
                <w:sz w:val="22"/>
                <w:szCs w:val="22"/>
                <w:lang w:eastAsia="fr-CH"/>
              </w:rPr>
              <w:tab/>
            </w:r>
            <w:r w:rsidR="00920A0C" w:rsidRPr="00596686">
              <w:rPr>
                <w:rStyle w:val="Lienhypertexte"/>
                <w:noProof/>
              </w:rPr>
              <w:t>Conception</w:t>
            </w:r>
            <w:r w:rsidR="00920A0C">
              <w:rPr>
                <w:noProof/>
                <w:webHidden/>
              </w:rPr>
              <w:tab/>
            </w:r>
            <w:r w:rsidR="00920A0C">
              <w:rPr>
                <w:noProof/>
                <w:webHidden/>
              </w:rPr>
              <w:fldChar w:fldCharType="begin"/>
            </w:r>
            <w:r w:rsidR="00920A0C">
              <w:rPr>
                <w:noProof/>
                <w:webHidden/>
              </w:rPr>
              <w:instrText xml:space="preserve"> PAGEREF _Toc507508627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16A39977"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28" w:history="1">
            <w:r w:rsidR="00920A0C" w:rsidRPr="00596686">
              <w:rPr>
                <w:rStyle w:val="Lienhypertexte"/>
                <w:noProof/>
              </w:rPr>
              <w:t>3.1</w:t>
            </w:r>
            <w:r w:rsidR="00920A0C">
              <w:rPr>
                <w:rFonts w:asciiTheme="minorHAnsi" w:hAnsiTheme="minorHAnsi"/>
                <w:noProof/>
                <w:sz w:val="22"/>
                <w:szCs w:val="22"/>
                <w:lang w:eastAsia="fr-CH"/>
              </w:rPr>
              <w:tab/>
            </w:r>
            <w:r w:rsidR="00920A0C" w:rsidRPr="00596686">
              <w:rPr>
                <w:rStyle w:val="Lienhypertexte"/>
                <w:noProof/>
              </w:rPr>
              <w:t>Dossier de conception</w:t>
            </w:r>
            <w:r w:rsidR="00920A0C">
              <w:rPr>
                <w:noProof/>
                <w:webHidden/>
              </w:rPr>
              <w:tab/>
            </w:r>
            <w:r w:rsidR="00920A0C">
              <w:rPr>
                <w:noProof/>
                <w:webHidden/>
              </w:rPr>
              <w:fldChar w:fldCharType="begin"/>
            </w:r>
            <w:r w:rsidR="00920A0C">
              <w:rPr>
                <w:noProof/>
                <w:webHidden/>
              </w:rPr>
              <w:instrText xml:space="preserve"> PAGEREF _Toc507508628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1D433131" w14:textId="77777777" w:rsidR="00920A0C" w:rsidRDefault="008D3CA0">
          <w:pPr>
            <w:pStyle w:val="TM1"/>
            <w:tabs>
              <w:tab w:val="left" w:pos="480"/>
              <w:tab w:val="right" w:leader="dot" w:pos="9062"/>
            </w:tabs>
            <w:rPr>
              <w:rFonts w:asciiTheme="minorHAnsi" w:hAnsiTheme="minorHAnsi"/>
              <w:noProof/>
              <w:sz w:val="22"/>
              <w:szCs w:val="22"/>
              <w:lang w:eastAsia="fr-CH"/>
            </w:rPr>
          </w:pPr>
          <w:hyperlink w:anchor="_Toc507508629" w:history="1">
            <w:r w:rsidR="00920A0C" w:rsidRPr="00596686">
              <w:rPr>
                <w:rStyle w:val="Lienhypertexte"/>
                <w:noProof/>
              </w:rPr>
              <w:t>4</w:t>
            </w:r>
            <w:r w:rsidR="00920A0C">
              <w:rPr>
                <w:rFonts w:asciiTheme="minorHAnsi" w:hAnsiTheme="minorHAnsi"/>
                <w:noProof/>
                <w:sz w:val="22"/>
                <w:szCs w:val="22"/>
                <w:lang w:eastAsia="fr-CH"/>
              </w:rPr>
              <w:tab/>
            </w:r>
            <w:r w:rsidR="00920A0C" w:rsidRPr="00596686">
              <w:rPr>
                <w:rStyle w:val="Lienhypertexte"/>
                <w:noProof/>
              </w:rPr>
              <w:t>Réalisation</w:t>
            </w:r>
            <w:r w:rsidR="00920A0C">
              <w:rPr>
                <w:noProof/>
                <w:webHidden/>
              </w:rPr>
              <w:tab/>
            </w:r>
            <w:r w:rsidR="00920A0C">
              <w:rPr>
                <w:noProof/>
                <w:webHidden/>
              </w:rPr>
              <w:fldChar w:fldCharType="begin"/>
            </w:r>
            <w:r w:rsidR="00920A0C">
              <w:rPr>
                <w:noProof/>
                <w:webHidden/>
              </w:rPr>
              <w:instrText xml:space="preserve"> PAGEREF _Toc507508629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35C2D8CD"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30" w:history="1">
            <w:r w:rsidR="00920A0C" w:rsidRPr="00596686">
              <w:rPr>
                <w:rStyle w:val="Lienhypertexte"/>
                <w:noProof/>
              </w:rPr>
              <w:t>4.1</w:t>
            </w:r>
            <w:r w:rsidR="00920A0C">
              <w:rPr>
                <w:rFonts w:asciiTheme="minorHAnsi" w:hAnsiTheme="minorHAnsi"/>
                <w:noProof/>
                <w:sz w:val="22"/>
                <w:szCs w:val="22"/>
                <w:lang w:eastAsia="fr-CH"/>
              </w:rPr>
              <w:tab/>
            </w:r>
            <w:r w:rsidR="00920A0C" w:rsidRPr="00596686">
              <w:rPr>
                <w:rStyle w:val="Lienhypertexte"/>
                <w:noProof/>
              </w:rPr>
              <w:t>Dossier de réalisation</w:t>
            </w:r>
            <w:r w:rsidR="00920A0C">
              <w:rPr>
                <w:noProof/>
                <w:webHidden/>
              </w:rPr>
              <w:tab/>
            </w:r>
            <w:r w:rsidR="00920A0C">
              <w:rPr>
                <w:noProof/>
                <w:webHidden/>
              </w:rPr>
              <w:fldChar w:fldCharType="begin"/>
            </w:r>
            <w:r w:rsidR="00920A0C">
              <w:rPr>
                <w:noProof/>
                <w:webHidden/>
              </w:rPr>
              <w:instrText xml:space="preserve"> PAGEREF _Toc507508630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0F040C90"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31" w:history="1">
            <w:r w:rsidR="00920A0C" w:rsidRPr="00596686">
              <w:rPr>
                <w:rStyle w:val="Lienhypertexte"/>
                <w:noProof/>
              </w:rPr>
              <w:t>4.2</w:t>
            </w:r>
            <w:r w:rsidR="00920A0C">
              <w:rPr>
                <w:rFonts w:asciiTheme="minorHAnsi" w:hAnsiTheme="minorHAnsi"/>
                <w:noProof/>
                <w:sz w:val="22"/>
                <w:szCs w:val="22"/>
                <w:lang w:eastAsia="fr-CH"/>
              </w:rPr>
              <w:tab/>
            </w:r>
            <w:r w:rsidR="00920A0C" w:rsidRPr="00596686">
              <w:rPr>
                <w:rStyle w:val="Lienhypertexte"/>
                <w:noProof/>
              </w:rPr>
              <w:t>Description des tests effectués</w:t>
            </w:r>
            <w:r w:rsidR="00920A0C">
              <w:rPr>
                <w:noProof/>
                <w:webHidden/>
              </w:rPr>
              <w:tab/>
            </w:r>
            <w:r w:rsidR="00920A0C">
              <w:rPr>
                <w:noProof/>
                <w:webHidden/>
              </w:rPr>
              <w:fldChar w:fldCharType="begin"/>
            </w:r>
            <w:r w:rsidR="00920A0C">
              <w:rPr>
                <w:noProof/>
                <w:webHidden/>
              </w:rPr>
              <w:instrText xml:space="preserve"> PAGEREF _Toc507508631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2962ACDB"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32" w:history="1">
            <w:r w:rsidR="00920A0C" w:rsidRPr="00596686">
              <w:rPr>
                <w:rStyle w:val="Lienhypertexte"/>
                <w:noProof/>
              </w:rPr>
              <w:t>4.3</w:t>
            </w:r>
            <w:r w:rsidR="00920A0C">
              <w:rPr>
                <w:rFonts w:asciiTheme="minorHAnsi" w:hAnsiTheme="minorHAnsi"/>
                <w:noProof/>
                <w:sz w:val="22"/>
                <w:szCs w:val="22"/>
                <w:lang w:eastAsia="fr-CH"/>
              </w:rPr>
              <w:tab/>
            </w:r>
            <w:r w:rsidR="00920A0C" w:rsidRPr="00596686">
              <w:rPr>
                <w:rStyle w:val="Lienhypertexte"/>
                <w:noProof/>
              </w:rPr>
              <w:t>Erreurs restantes</w:t>
            </w:r>
            <w:r w:rsidR="00920A0C">
              <w:rPr>
                <w:noProof/>
                <w:webHidden/>
              </w:rPr>
              <w:tab/>
            </w:r>
            <w:r w:rsidR="00920A0C">
              <w:rPr>
                <w:noProof/>
                <w:webHidden/>
              </w:rPr>
              <w:fldChar w:fldCharType="begin"/>
            </w:r>
            <w:r w:rsidR="00920A0C">
              <w:rPr>
                <w:noProof/>
                <w:webHidden/>
              </w:rPr>
              <w:instrText xml:space="preserve"> PAGEREF _Toc507508632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498E1E68"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33" w:history="1">
            <w:r w:rsidR="00920A0C" w:rsidRPr="00596686">
              <w:rPr>
                <w:rStyle w:val="Lienhypertexte"/>
                <w:noProof/>
              </w:rPr>
              <w:t>4.4</w:t>
            </w:r>
            <w:r w:rsidR="00920A0C">
              <w:rPr>
                <w:rFonts w:asciiTheme="minorHAnsi" w:hAnsiTheme="minorHAnsi"/>
                <w:noProof/>
                <w:sz w:val="22"/>
                <w:szCs w:val="22"/>
                <w:lang w:eastAsia="fr-CH"/>
              </w:rPr>
              <w:tab/>
            </w:r>
            <w:r w:rsidR="00920A0C" w:rsidRPr="00596686">
              <w:rPr>
                <w:rStyle w:val="Lienhypertexte"/>
                <w:noProof/>
              </w:rPr>
              <w:t>Dossier d’archivage</w:t>
            </w:r>
            <w:r w:rsidR="00920A0C">
              <w:rPr>
                <w:noProof/>
                <w:webHidden/>
              </w:rPr>
              <w:tab/>
            </w:r>
            <w:r w:rsidR="00920A0C">
              <w:rPr>
                <w:noProof/>
                <w:webHidden/>
              </w:rPr>
              <w:fldChar w:fldCharType="begin"/>
            </w:r>
            <w:r w:rsidR="00920A0C">
              <w:rPr>
                <w:noProof/>
                <w:webHidden/>
              </w:rPr>
              <w:instrText xml:space="preserve"> PAGEREF _Toc507508633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6C31553E" w14:textId="77777777" w:rsidR="00920A0C" w:rsidRDefault="008D3CA0">
          <w:pPr>
            <w:pStyle w:val="TM1"/>
            <w:tabs>
              <w:tab w:val="left" w:pos="480"/>
              <w:tab w:val="right" w:leader="dot" w:pos="9062"/>
            </w:tabs>
            <w:rPr>
              <w:rFonts w:asciiTheme="minorHAnsi" w:hAnsiTheme="minorHAnsi"/>
              <w:noProof/>
              <w:sz w:val="22"/>
              <w:szCs w:val="22"/>
              <w:lang w:eastAsia="fr-CH"/>
            </w:rPr>
          </w:pPr>
          <w:hyperlink w:anchor="_Toc507508634" w:history="1">
            <w:r w:rsidR="00920A0C" w:rsidRPr="00596686">
              <w:rPr>
                <w:rStyle w:val="Lienhypertexte"/>
                <w:noProof/>
              </w:rPr>
              <w:t>5</w:t>
            </w:r>
            <w:r w:rsidR="00920A0C">
              <w:rPr>
                <w:rFonts w:asciiTheme="minorHAnsi" w:hAnsiTheme="minorHAnsi"/>
                <w:noProof/>
                <w:sz w:val="22"/>
                <w:szCs w:val="22"/>
                <w:lang w:eastAsia="fr-CH"/>
              </w:rPr>
              <w:tab/>
            </w:r>
            <w:r w:rsidR="00920A0C" w:rsidRPr="00596686">
              <w:rPr>
                <w:rStyle w:val="Lienhypertexte"/>
                <w:noProof/>
              </w:rPr>
              <w:t>Mise en service</w:t>
            </w:r>
            <w:r w:rsidR="00920A0C">
              <w:rPr>
                <w:noProof/>
                <w:webHidden/>
              </w:rPr>
              <w:tab/>
            </w:r>
            <w:r w:rsidR="00920A0C">
              <w:rPr>
                <w:noProof/>
                <w:webHidden/>
              </w:rPr>
              <w:fldChar w:fldCharType="begin"/>
            </w:r>
            <w:r w:rsidR="00920A0C">
              <w:rPr>
                <w:noProof/>
                <w:webHidden/>
              </w:rPr>
              <w:instrText xml:space="preserve"> PAGEREF _Toc507508634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3BA02715"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35" w:history="1">
            <w:r w:rsidR="00920A0C" w:rsidRPr="00596686">
              <w:rPr>
                <w:rStyle w:val="Lienhypertexte"/>
                <w:noProof/>
              </w:rPr>
              <w:t>5.1</w:t>
            </w:r>
            <w:r w:rsidR="00920A0C">
              <w:rPr>
                <w:rFonts w:asciiTheme="minorHAnsi" w:hAnsiTheme="minorHAnsi"/>
                <w:noProof/>
                <w:sz w:val="22"/>
                <w:szCs w:val="22"/>
                <w:lang w:eastAsia="fr-CH"/>
              </w:rPr>
              <w:tab/>
            </w:r>
            <w:r w:rsidR="00920A0C" w:rsidRPr="00596686">
              <w:rPr>
                <w:rStyle w:val="Lienhypertexte"/>
                <w:noProof/>
              </w:rPr>
              <w:t>Installation</w:t>
            </w:r>
            <w:r w:rsidR="00920A0C">
              <w:rPr>
                <w:noProof/>
                <w:webHidden/>
              </w:rPr>
              <w:tab/>
            </w:r>
            <w:r w:rsidR="00920A0C">
              <w:rPr>
                <w:noProof/>
                <w:webHidden/>
              </w:rPr>
              <w:fldChar w:fldCharType="begin"/>
            </w:r>
            <w:r w:rsidR="00920A0C">
              <w:rPr>
                <w:noProof/>
                <w:webHidden/>
              </w:rPr>
              <w:instrText xml:space="preserve"> PAGEREF _Toc507508635 \h </w:instrText>
            </w:r>
            <w:r w:rsidR="00920A0C">
              <w:rPr>
                <w:noProof/>
                <w:webHidden/>
              </w:rPr>
            </w:r>
            <w:r w:rsidR="00920A0C">
              <w:rPr>
                <w:noProof/>
                <w:webHidden/>
              </w:rPr>
              <w:fldChar w:fldCharType="separate"/>
            </w:r>
            <w:r w:rsidR="00920A0C">
              <w:rPr>
                <w:noProof/>
                <w:webHidden/>
              </w:rPr>
              <w:t>11</w:t>
            </w:r>
            <w:r w:rsidR="00920A0C">
              <w:rPr>
                <w:noProof/>
                <w:webHidden/>
              </w:rPr>
              <w:fldChar w:fldCharType="end"/>
            </w:r>
          </w:hyperlink>
        </w:p>
        <w:p w14:paraId="0A081857"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36" w:history="1">
            <w:r w:rsidR="00920A0C" w:rsidRPr="00596686">
              <w:rPr>
                <w:rStyle w:val="Lienhypertexte"/>
                <w:noProof/>
              </w:rPr>
              <w:t>5.2</w:t>
            </w:r>
            <w:r w:rsidR="00920A0C">
              <w:rPr>
                <w:rFonts w:asciiTheme="minorHAnsi" w:hAnsiTheme="minorHAnsi"/>
                <w:noProof/>
                <w:sz w:val="22"/>
                <w:szCs w:val="22"/>
                <w:lang w:eastAsia="fr-CH"/>
              </w:rPr>
              <w:tab/>
            </w:r>
            <w:r w:rsidR="00920A0C" w:rsidRPr="00596686">
              <w:rPr>
                <w:rStyle w:val="Lienhypertexte"/>
                <w:noProof/>
              </w:rPr>
              <w:t>Rapport de mise en service</w:t>
            </w:r>
            <w:r w:rsidR="00920A0C">
              <w:rPr>
                <w:noProof/>
                <w:webHidden/>
              </w:rPr>
              <w:tab/>
            </w:r>
            <w:r w:rsidR="00920A0C">
              <w:rPr>
                <w:noProof/>
                <w:webHidden/>
              </w:rPr>
              <w:fldChar w:fldCharType="begin"/>
            </w:r>
            <w:r w:rsidR="00920A0C">
              <w:rPr>
                <w:noProof/>
                <w:webHidden/>
              </w:rPr>
              <w:instrText xml:space="preserve"> PAGEREF _Toc507508636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14:paraId="739A6E8F"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37" w:history="1">
            <w:r w:rsidR="00920A0C" w:rsidRPr="00596686">
              <w:rPr>
                <w:rStyle w:val="Lienhypertexte"/>
                <w:noProof/>
              </w:rPr>
              <w:t>5.3</w:t>
            </w:r>
            <w:r w:rsidR="00920A0C">
              <w:rPr>
                <w:rFonts w:asciiTheme="minorHAnsi" w:hAnsiTheme="minorHAnsi"/>
                <w:noProof/>
                <w:sz w:val="22"/>
                <w:szCs w:val="22"/>
                <w:lang w:eastAsia="fr-CH"/>
              </w:rPr>
              <w:tab/>
            </w:r>
            <w:r w:rsidR="00920A0C" w:rsidRPr="00596686">
              <w:rPr>
                <w:rStyle w:val="Lienhypertexte"/>
                <w:noProof/>
              </w:rPr>
              <w:t>Liste des documents fournis</w:t>
            </w:r>
            <w:r w:rsidR="00920A0C">
              <w:rPr>
                <w:noProof/>
                <w:webHidden/>
              </w:rPr>
              <w:tab/>
            </w:r>
            <w:r w:rsidR="00920A0C">
              <w:rPr>
                <w:noProof/>
                <w:webHidden/>
              </w:rPr>
              <w:fldChar w:fldCharType="begin"/>
            </w:r>
            <w:r w:rsidR="00920A0C">
              <w:rPr>
                <w:noProof/>
                <w:webHidden/>
              </w:rPr>
              <w:instrText xml:space="preserve"> PAGEREF _Toc507508637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14:paraId="0690638E" w14:textId="77777777" w:rsidR="00920A0C" w:rsidRDefault="008D3CA0">
          <w:pPr>
            <w:pStyle w:val="TM1"/>
            <w:tabs>
              <w:tab w:val="left" w:pos="480"/>
              <w:tab w:val="right" w:leader="dot" w:pos="9062"/>
            </w:tabs>
            <w:rPr>
              <w:rFonts w:asciiTheme="minorHAnsi" w:hAnsiTheme="minorHAnsi"/>
              <w:noProof/>
              <w:sz w:val="22"/>
              <w:szCs w:val="22"/>
              <w:lang w:eastAsia="fr-CH"/>
            </w:rPr>
          </w:pPr>
          <w:hyperlink w:anchor="_Toc507508638" w:history="1">
            <w:r w:rsidR="00920A0C" w:rsidRPr="00596686">
              <w:rPr>
                <w:rStyle w:val="Lienhypertexte"/>
                <w:noProof/>
              </w:rPr>
              <w:t>6</w:t>
            </w:r>
            <w:r w:rsidR="00920A0C">
              <w:rPr>
                <w:rFonts w:asciiTheme="minorHAnsi" w:hAnsiTheme="minorHAnsi"/>
                <w:noProof/>
                <w:sz w:val="22"/>
                <w:szCs w:val="22"/>
                <w:lang w:eastAsia="fr-CH"/>
              </w:rPr>
              <w:tab/>
            </w:r>
            <w:r w:rsidR="00920A0C" w:rsidRPr="00596686">
              <w:rPr>
                <w:rStyle w:val="Lienhypertexte"/>
                <w:noProof/>
              </w:rPr>
              <w:t>Conclusions</w:t>
            </w:r>
            <w:r w:rsidR="00920A0C">
              <w:rPr>
                <w:noProof/>
                <w:webHidden/>
              </w:rPr>
              <w:tab/>
            </w:r>
            <w:r w:rsidR="00920A0C">
              <w:rPr>
                <w:noProof/>
                <w:webHidden/>
              </w:rPr>
              <w:fldChar w:fldCharType="begin"/>
            </w:r>
            <w:r w:rsidR="00920A0C">
              <w:rPr>
                <w:noProof/>
                <w:webHidden/>
              </w:rPr>
              <w:instrText xml:space="preserve"> PAGEREF _Toc507508638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14:paraId="6C47FEF2" w14:textId="77777777" w:rsidR="00920A0C" w:rsidRDefault="008D3CA0">
          <w:pPr>
            <w:pStyle w:val="TM1"/>
            <w:tabs>
              <w:tab w:val="left" w:pos="480"/>
              <w:tab w:val="right" w:leader="dot" w:pos="9062"/>
            </w:tabs>
            <w:rPr>
              <w:rFonts w:asciiTheme="minorHAnsi" w:hAnsiTheme="minorHAnsi"/>
              <w:noProof/>
              <w:sz w:val="22"/>
              <w:szCs w:val="22"/>
              <w:lang w:eastAsia="fr-CH"/>
            </w:rPr>
          </w:pPr>
          <w:hyperlink w:anchor="_Toc507508639" w:history="1">
            <w:r w:rsidR="00920A0C" w:rsidRPr="00596686">
              <w:rPr>
                <w:rStyle w:val="Lienhypertexte"/>
                <w:noProof/>
              </w:rPr>
              <w:t>7</w:t>
            </w:r>
            <w:r w:rsidR="00920A0C">
              <w:rPr>
                <w:rFonts w:asciiTheme="minorHAnsi" w:hAnsiTheme="minorHAnsi"/>
                <w:noProof/>
                <w:sz w:val="22"/>
                <w:szCs w:val="22"/>
                <w:lang w:eastAsia="fr-CH"/>
              </w:rPr>
              <w:tab/>
            </w:r>
            <w:r w:rsidR="00920A0C" w:rsidRPr="00596686">
              <w:rPr>
                <w:rStyle w:val="Lienhypertexte"/>
                <w:noProof/>
              </w:rPr>
              <w:t>Annexes</w:t>
            </w:r>
            <w:r w:rsidR="00920A0C">
              <w:rPr>
                <w:noProof/>
                <w:webHidden/>
              </w:rPr>
              <w:tab/>
            </w:r>
            <w:r w:rsidR="00920A0C">
              <w:rPr>
                <w:noProof/>
                <w:webHidden/>
              </w:rPr>
              <w:fldChar w:fldCharType="begin"/>
            </w:r>
            <w:r w:rsidR="00920A0C">
              <w:rPr>
                <w:noProof/>
                <w:webHidden/>
              </w:rPr>
              <w:instrText xml:space="preserve"> PAGEREF _Toc507508639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14:paraId="210C8B3E"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40" w:history="1">
            <w:r w:rsidR="00920A0C" w:rsidRPr="00596686">
              <w:rPr>
                <w:rStyle w:val="Lienhypertexte"/>
                <w:noProof/>
              </w:rPr>
              <w:t>7.1</w:t>
            </w:r>
            <w:r w:rsidR="00920A0C">
              <w:rPr>
                <w:rFonts w:asciiTheme="minorHAnsi" w:hAnsiTheme="minorHAnsi"/>
                <w:noProof/>
                <w:sz w:val="22"/>
                <w:szCs w:val="22"/>
                <w:lang w:eastAsia="fr-CH"/>
              </w:rPr>
              <w:tab/>
            </w:r>
            <w:r w:rsidR="00920A0C" w:rsidRPr="00596686">
              <w:rPr>
                <w:rStyle w:val="Lienhypertexte"/>
                <w:noProof/>
              </w:rPr>
              <w:t>Sources – Bibliographie</w:t>
            </w:r>
            <w:r w:rsidR="00920A0C">
              <w:rPr>
                <w:noProof/>
                <w:webHidden/>
              </w:rPr>
              <w:tab/>
            </w:r>
            <w:r w:rsidR="00920A0C">
              <w:rPr>
                <w:noProof/>
                <w:webHidden/>
              </w:rPr>
              <w:fldChar w:fldCharType="begin"/>
            </w:r>
            <w:r w:rsidR="00920A0C">
              <w:rPr>
                <w:noProof/>
                <w:webHidden/>
              </w:rPr>
              <w:instrText xml:space="preserve"> PAGEREF _Toc507508640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14:paraId="794690C7"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41" w:history="1">
            <w:r w:rsidR="00920A0C" w:rsidRPr="00596686">
              <w:rPr>
                <w:rStyle w:val="Lienhypertexte"/>
                <w:noProof/>
              </w:rPr>
              <w:t>7.2</w:t>
            </w:r>
            <w:r w:rsidR="00920A0C">
              <w:rPr>
                <w:rFonts w:asciiTheme="minorHAnsi" w:hAnsiTheme="minorHAnsi"/>
                <w:noProof/>
                <w:sz w:val="22"/>
                <w:szCs w:val="22"/>
                <w:lang w:eastAsia="fr-CH"/>
              </w:rPr>
              <w:tab/>
            </w:r>
            <w:r w:rsidR="00920A0C" w:rsidRPr="00596686">
              <w:rPr>
                <w:rStyle w:val="Lienhypertexte"/>
                <w:noProof/>
              </w:rPr>
              <w:t>Journal de bord</w:t>
            </w:r>
            <w:r w:rsidR="00920A0C">
              <w:rPr>
                <w:noProof/>
                <w:webHidden/>
              </w:rPr>
              <w:tab/>
            </w:r>
            <w:r w:rsidR="00920A0C">
              <w:rPr>
                <w:noProof/>
                <w:webHidden/>
              </w:rPr>
              <w:fldChar w:fldCharType="begin"/>
            </w:r>
            <w:r w:rsidR="00920A0C">
              <w:rPr>
                <w:noProof/>
                <w:webHidden/>
              </w:rPr>
              <w:instrText xml:space="preserve"> PAGEREF _Toc507508641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14:paraId="232D1888"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42" w:history="1">
            <w:r w:rsidR="00920A0C" w:rsidRPr="00596686">
              <w:rPr>
                <w:rStyle w:val="Lienhypertexte"/>
                <w:noProof/>
              </w:rPr>
              <w:t>7.3</w:t>
            </w:r>
            <w:r w:rsidR="00920A0C">
              <w:rPr>
                <w:rFonts w:asciiTheme="minorHAnsi" w:hAnsiTheme="minorHAnsi"/>
                <w:noProof/>
                <w:sz w:val="22"/>
                <w:szCs w:val="22"/>
                <w:lang w:eastAsia="fr-CH"/>
              </w:rPr>
              <w:tab/>
            </w:r>
            <w:r w:rsidR="00920A0C" w:rsidRPr="00596686">
              <w:rPr>
                <w:rStyle w:val="Lienhypertexte"/>
                <w:noProof/>
              </w:rPr>
              <w:t>Manuel d’utilisation</w:t>
            </w:r>
            <w:r w:rsidR="00920A0C">
              <w:rPr>
                <w:noProof/>
                <w:webHidden/>
              </w:rPr>
              <w:tab/>
            </w:r>
            <w:r w:rsidR="00920A0C">
              <w:rPr>
                <w:noProof/>
                <w:webHidden/>
              </w:rPr>
              <w:fldChar w:fldCharType="begin"/>
            </w:r>
            <w:r w:rsidR="00920A0C">
              <w:rPr>
                <w:noProof/>
                <w:webHidden/>
              </w:rPr>
              <w:instrText xml:space="preserve"> PAGEREF _Toc507508642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14:paraId="1412E529" w14:textId="77777777" w:rsidR="00920A0C" w:rsidRDefault="008D3CA0">
          <w:pPr>
            <w:pStyle w:val="TM2"/>
            <w:tabs>
              <w:tab w:val="left" w:pos="880"/>
              <w:tab w:val="right" w:leader="dot" w:pos="9062"/>
            </w:tabs>
            <w:rPr>
              <w:rFonts w:asciiTheme="minorHAnsi" w:hAnsiTheme="minorHAnsi"/>
              <w:noProof/>
              <w:sz w:val="22"/>
              <w:szCs w:val="22"/>
              <w:lang w:eastAsia="fr-CH"/>
            </w:rPr>
          </w:pPr>
          <w:hyperlink w:anchor="_Toc507508643" w:history="1">
            <w:r w:rsidR="00920A0C" w:rsidRPr="00596686">
              <w:rPr>
                <w:rStyle w:val="Lienhypertexte"/>
                <w:noProof/>
              </w:rPr>
              <w:t>7.4</w:t>
            </w:r>
            <w:r w:rsidR="00920A0C">
              <w:rPr>
                <w:rFonts w:asciiTheme="minorHAnsi" w:hAnsiTheme="minorHAnsi"/>
                <w:noProof/>
                <w:sz w:val="22"/>
                <w:szCs w:val="22"/>
                <w:lang w:eastAsia="fr-CH"/>
              </w:rPr>
              <w:tab/>
            </w:r>
            <w:r w:rsidR="00920A0C" w:rsidRPr="00596686">
              <w:rPr>
                <w:rStyle w:val="Lienhypertexte"/>
                <w:noProof/>
              </w:rPr>
              <w:t>Archive du projet</w:t>
            </w:r>
            <w:r w:rsidR="00920A0C">
              <w:rPr>
                <w:noProof/>
                <w:webHidden/>
              </w:rPr>
              <w:tab/>
            </w:r>
            <w:r w:rsidR="00920A0C">
              <w:rPr>
                <w:noProof/>
                <w:webHidden/>
              </w:rPr>
              <w:fldChar w:fldCharType="begin"/>
            </w:r>
            <w:r w:rsidR="00920A0C">
              <w:rPr>
                <w:noProof/>
                <w:webHidden/>
              </w:rPr>
              <w:instrText xml:space="preserve"> PAGEREF _Toc507508643 \h </w:instrText>
            </w:r>
            <w:r w:rsidR="00920A0C">
              <w:rPr>
                <w:noProof/>
                <w:webHidden/>
              </w:rPr>
            </w:r>
            <w:r w:rsidR="00920A0C">
              <w:rPr>
                <w:noProof/>
                <w:webHidden/>
              </w:rPr>
              <w:fldChar w:fldCharType="separate"/>
            </w:r>
            <w:r w:rsidR="00920A0C">
              <w:rPr>
                <w:noProof/>
                <w:webHidden/>
              </w:rPr>
              <w:t>12</w:t>
            </w:r>
            <w:r w:rsidR="00920A0C">
              <w:rPr>
                <w:noProof/>
                <w:webHidden/>
              </w:rPr>
              <w:fldChar w:fldCharType="end"/>
            </w:r>
          </w:hyperlink>
        </w:p>
        <w:p w14:paraId="33EE21DF" w14:textId="77777777" w:rsidR="00805C94" w:rsidRDefault="00805C94">
          <w:r>
            <w:rPr>
              <w:b/>
              <w:bCs/>
              <w:lang w:val="fr-FR"/>
            </w:rPr>
            <w:fldChar w:fldCharType="end"/>
          </w:r>
        </w:p>
      </w:sdtContent>
    </w:sdt>
    <w:p w14:paraId="519648E5" w14:textId="77777777" w:rsidR="00805C94" w:rsidRDefault="00805C94">
      <w:r>
        <w:br w:type="page"/>
      </w:r>
    </w:p>
    <w:p w14:paraId="0D774DB7" w14:textId="77777777" w:rsidR="003A6D16" w:rsidRPr="003A6D16" w:rsidRDefault="003A6D16" w:rsidP="003A6D16">
      <w:pPr>
        <w:pStyle w:val="Titre1"/>
      </w:pPr>
      <w:bookmarkStart w:id="6" w:name="_Toc507508614"/>
      <w:r>
        <w:t>Introduction</w:t>
      </w:r>
      <w:bookmarkEnd w:id="6"/>
    </w:p>
    <w:p w14:paraId="34ED14C3" w14:textId="77777777" w:rsidR="003A6D16" w:rsidRDefault="003A6D16" w:rsidP="003A6D16">
      <w:pPr>
        <w:pStyle w:val="Titre2"/>
      </w:pPr>
      <w:bookmarkStart w:id="7" w:name="_Toc507508615"/>
      <w:r>
        <w:t>Cadre, description et motivation</w:t>
      </w:r>
      <w:bookmarkEnd w:id="7"/>
    </w:p>
    <w:p w14:paraId="064247EC" w14:textId="77777777" w:rsidR="006154D8" w:rsidRDefault="00263A1A" w:rsidP="003A6D16">
      <w:r>
        <w:t xml:space="preserve">Dans le cadre du module « Pré-TPI » qui a pour but de me préparer à la réalisation de mon TPI, j’ai eu l’opportunité de concevoir une fiche signalétique pour pouvoir m’attribuer ce projet. Celui-ci sera réalisé sur un total de neuf semaines qui comportent elles-mêmes seize périodes de </w:t>
      </w:r>
      <w:r w:rsidR="001A7D93">
        <w:t>quarante-cinq</w:t>
      </w:r>
      <w:r>
        <w:t xml:space="preserve"> minutes.</w:t>
      </w:r>
    </w:p>
    <w:p w14:paraId="37CDDC5C" w14:textId="77777777" w:rsidR="001A7D93" w:rsidRDefault="001A7D93" w:rsidP="003A6D16">
      <w:r w:rsidRPr="001A7D93">
        <w:t>Je voulais donc créer une plateforme de découverte qui permette de voir le travail des cosplayers du monde entier ou proche de nous. De plus, n’ayant jamais développer d’application, ce serait un bon exercice pour élargir mon panel de connaissances ainsi que de peut-être mener à terme le projet.</w:t>
      </w:r>
    </w:p>
    <w:p w14:paraId="6F8B9507" w14:textId="77777777" w:rsidR="001A7D93" w:rsidRDefault="001A7D93" w:rsidP="003A6D16">
      <w:r>
        <w:t xml:space="preserve">Concernant l’objectif principal de ce projet, il </w:t>
      </w:r>
      <w:r w:rsidRPr="001A7D93">
        <w:t xml:space="preserve">s’agirait d’’avoir une plateforme avec un certain nombre de personnes inscrits dessus (fictifs ou non) et de pouvoir </w:t>
      </w:r>
      <w:r>
        <w:t>parcourir les différents profils</w:t>
      </w:r>
      <w:r w:rsidRPr="001A7D93">
        <w:t xml:space="preserve"> qui serai</w:t>
      </w:r>
      <w:r>
        <w:t>en</w:t>
      </w:r>
      <w:r w:rsidRPr="001A7D93">
        <w:t xml:space="preserve">t après </w:t>
      </w:r>
      <w:r>
        <w:t>mis en favoris dans notre profil si on le désire.</w:t>
      </w:r>
    </w:p>
    <w:p w14:paraId="58E1250D" w14:textId="77777777" w:rsidR="003A6D16" w:rsidRDefault="003A6D16" w:rsidP="003A6D16">
      <w:pPr>
        <w:pStyle w:val="Titre2"/>
      </w:pPr>
      <w:bookmarkStart w:id="8" w:name="_Toc507508616"/>
      <w:r>
        <w:t>Organisation</w:t>
      </w:r>
      <w:bookmarkEnd w:id="8"/>
    </w:p>
    <w:p w14:paraId="50575922" w14:textId="77777777" w:rsidR="003A6D16" w:rsidRDefault="00052130" w:rsidP="003A6D16">
      <w:r>
        <w:t xml:space="preserve">Elève : DI DOMENICO Tiffany, </w:t>
      </w:r>
      <w:hyperlink r:id="rId10" w:history="1">
        <w:r w:rsidRPr="00C84BA5">
          <w:rPr>
            <w:rStyle w:val="Lienhypertexte"/>
          </w:rPr>
          <w:t>tiffany.di-domenico@cpnv.ch</w:t>
        </w:r>
      </w:hyperlink>
      <w:r>
        <w:t xml:space="preserve"> &amp; 078/9468961</w:t>
      </w:r>
    </w:p>
    <w:p w14:paraId="42035F65" w14:textId="77777777" w:rsidR="00052130" w:rsidRDefault="00052130" w:rsidP="003A6D16">
      <w:r>
        <w:t xml:space="preserve">Responsable du projet : CARREL Xavier, </w:t>
      </w:r>
      <w:hyperlink r:id="rId11" w:history="1">
        <w:r w:rsidRPr="00C84BA5">
          <w:rPr>
            <w:rStyle w:val="Lienhypertexte"/>
          </w:rPr>
          <w:t>xavier.carrel@cpnv.ch</w:t>
        </w:r>
      </w:hyperlink>
      <w:r>
        <w:t xml:space="preserve"> &amp; 024 / 55</w:t>
      </w:r>
      <w:r w:rsidRPr="00052130">
        <w:t>76080</w:t>
      </w:r>
    </w:p>
    <w:p w14:paraId="166F6AB4" w14:textId="77777777" w:rsidR="003A6D16" w:rsidRDefault="003A6D16" w:rsidP="003A6D16">
      <w:pPr>
        <w:pStyle w:val="Titre2"/>
      </w:pPr>
      <w:bookmarkStart w:id="9" w:name="_Toc507508617"/>
      <w:r>
        <w:t>Objectifs</w:t>
      </w:r>
      <w:bookmarkEnd w:id="9"/>
    </w:p>
    <w:p w14:paraId="4B5D3A08" w14:textId="77777777" w:rsidR="003A6D16" w:rsidRDefault="00052130" w:rsidP="00052130">
      <w:pPr>
        <w:pStyle w:val="Paragraphedeliste"/>
        <w:numPr>
          <w:ilvl w:val="0"/>
          <w:numId w:val="2"/>
        </w:numPr>
      </w:pPr>
      <w:r>
        <w:t>L’application doit être réactive</w:t>
      </w:r>
      <w:r w:rsidR="0078389C">
        <w:t xml:space="preserve"> aux actions (swipe, touch)</w:t>
      </w:r>
    </w:p>
    <w:p w14:paraId="5288190D" w14:textId="77777777" w:rsidR="00052130" w:rsidRDefault="0078389C" w:rsidP="00052130">
      <w:pPr>
        <w:pStyle w:val="Paragraphedeliste"/>
        <w:numPr>
          <w:ilvl w:val="0"/>
          <w:numId w:val="2"/>
        </w:numPr>
      </w:pPr>
      <w:r>
        <w:t>L’application doit pouvoir afficher les profils à l’utilisateur : son pseudo, image, description, pays d’origine, sa position géographique</w:t>
      </w:r>
    </w:p>
    <w:p w14:paraId="4A35E0E3" w14:textId="77777777" w:rsidR="0078389C" w:rsidRDefault="0078389C" w:rsidP="00052130">
      <w:pPr>
        <w:pStyle w:val="Paragraphedeliste"/>
        <w:numPr>
          <w:ilvl w:val="0"/>
          <w:numId w:val="2"/>
        </w:numPr>
      </w:pPr>
      <w:r>
        <w:t>L’utilisateur doit pouvoir gérer son profil : chargement/suppression d’images, éditions des champs</w:t>
      </w:r>
    </w:p>
    <w:p w14:paraId="10014427" w14:textId="77777777" w:rsidR="0078389C" w:rsidRDefault="0078389C" w:rsidP="00052130">
      <w:pPr>
        <w:pStyle w:val="Paragraphedeliste"/>
        <w:numPr>
          <w:ilvl w:val="0"/>
          <w:numId w:val="2"/>
        </w:numPr>
      </w:pPr>
      <w:r>
        <w:t>L’application doit pouvoir afficher les profils selon un tri définit (proximité, pays, favoris)</w:t>
      </w:r>
    </w:p>
    <w:p w14:paraId="1BA03DEC" w14:textId="77777777" w:rsidR="0078389C" w:rsidRDefault="0078389C" w:rsidP="00052130">
      <w:pPr>
        <w:pStyle w:val="Paragraphedeliste"/>
        <w:numPr>
          <w:ilvl w:val="0"/>
          <w:numId w:val="2"/>
        </w:numPr>
      </w:pPr>
      <w:r>
        <w:t>L’utilisateur doit pouvoir mettre en favoris des profils et les afficher</w:t>
      </w:r>
    </w:p>
    <w:p w14:paraId="6D745196" w14:textId="77777777" w:rsidR="0078389C" w:rsidRDefault="0078389C" w:rsidP="00052130">
      <w:pPr>
        <w:pStyle w:val="Paragraphedeliste"/>
        <w:numPr>
          <w:ilvl w:val="0"/>
          <w:numId w:val="2"/>
        </w:numPr>
      </w:pPr>
      <w:r>
        <w:t>L’utilisateur doit pouvoir gérer ses favoris</w:t>
      </w:r>
    </w:p>
    <w:p w14:paraId="226AD2F1" w14:textId="77777777" w:rsidR="0078389C" w:rsidRDefault="0078389C" w:rsidP="00052130">
      <w:pPr>
        <w:pStyle w:val="Paragraphedeliste"/>
        <w:numPr>
          <w:ilvl w:val="0"/>
          <w:numId w:val="2"/>
        </w:numPr>
      </w:pPr>
      <w:r>
        <w:t>L’application doit pouvoir se connecter à un serveur et une base de données</w:t>
      </w:r>
    </w:p>
    <w:p w14:paraId="772B2D4E" w14:textId="77777777" w:rsidR="0078389C" w:rsidRDefault="0078389C" w:rsidP="00052130">
      <w:pPr>
        <w:pStyle w:val="Paragraphedeliste"/>
        <w:numPr>
          <w:ilvl w:val="0"/>
          <w:numId w:val="2"/>
        </w:numPr>
      </w:pPr>
      <w:r>
        <w:t>L’application doit pouvoir s’adapter à plusieurs tailles d’écran</w:t>
      </w:r>
    </w:p>
    <w:p w14:paraId="4E760DA9" w14:textId="77777777" w:rsidR="0078389C" w:rsidRDefault="0078389C" w:rsidP="00052130">
      <w:pPr>
        <w:pStyle w:val="Paragraphedeliste"/>
        <w:numPr>
          <w:ilvl w:val="0"/>
          <w:numId w:val="2"/>
        </w:numPr>
      </w:pPr>
    </w:p>
    <w:p w14:paraId="21F6DDD8" w14:textId="77777777" w:rsidR="0078389C" w:rsidRDefault="0078389C">
      <w:pPr>
        <w:jc w:val="left"/>
        <w:rPr>
          <w:rFonts w:eastAsiaTheme="majorEastAsia" w:cstheme="majorBidi"/>
          <w:color w:val="373545" w:themeColor="text2"/>
          <w:sz w:val="32"/>
          <w:szCs w:val="36"/>
        </w:rPr>
      </w:pPr>
      <w:r>
        <w:br w:type="page"/>
      </w:r>
    </w:p>
    <w:p w14:paraId="16A96BF5" w14:textId="77777777" w:rsidR="003A6D16" w:rsidRDefault="003A6D16" w:rsidP="003A6D16">
      <w:pPr>
        <w:pStyle w:val="Titre2"/>
      </w:pPr>
      <w:bookmarkStart w:id="10" w:name="_Toc507508618"/>
      <w:r>
        <w:t>Planification initiale</w:t>
      </w:r>
      <w:bookmarkEnd w:id="10"/>
    </w:p>
    <w:p w14:paraId="7C9F4A3A" w14:textId="77777777" w:rsidR="0078389C" w:rsidRPr="0078389C" w:rsidRDefault="0078389C" w:rsidP="0078389C">
      <w:pPr>
        <w:pStyle w:val="Paragraphedeliste"/>
        <w:numPr>
          <w:ilvl w:val="0"/>
          <w:numId w:val="4"/>
        </w:numPr>
      </w:pPr>
      <w:r>
        <w:t xml:space="preserve">Création du planning, documents et appréhension de l’environnement de travail </w:t>
      </w:r>
      <w:r w:rsidRPr="0078389C">
        <w:rPr>
          <w:rFonts w:asciiTheme="minorHAnsi" w:hAnsiTheme="minorHAnsi" w:cs="Arial"/>
          <w:b/>
        </w:rPr>
        <w:t>→ 08.02.2018</w:t>
      </w:r>
    </w:p>
    <w:p w14:paraId="05EF8411" w14:textId="77777777" w:rsidR="0078389C" w:rsidRPr="0078389C" w:rsidRDefault="0078389C" w:rsidP="0078389C">
      <w:pPr>
        <w:pStyle w:val="Paragraphedeliste"/>
        <w:numPr>
          <w:ilvl w:val="0"/>
          <w:numId w:val="4"/>
        </w:numPr>
      </w:pPr>
      <w:r>
        <w:t xml:space="preserve">Conception des maquettes et scénarios </w:t>
      </w:r>
      <w:r w:rsidRPr="0078389C">
        <w:rPr>
          <w:rFonts w:asciiTheme="minorHAnsi" w:eastAsiaTheme="minorHAnsi" w:hAnsiTheme="minorHAnsi" w:cs="Arial"/>
          <w:b/>
          <w:lang w:eastAsia="ja-JP"/>
        </w:rPr>
        <w:t>→</w:t>
      </w:r>
      <w:r w:rsidRPr="0078389C">
        <w:rPr>
          <w:rFonts w:asciiTheme="minorHAnsi" w:hAnsiTheme="minorHAnsi" w:cs="Arial"/>
          <w:b/>
          <w:lang w:eastAsia="ja-JP"/>
        </w:rPr>
        <w:t xml:space="preserve"> 16.02.2018</w:t>
      </w:r>
    </w:p>
    <w:p w14:paraId="50AA305B" w14:textId="77777777" w:rsidR="0078389C" w:rsidRDefault="0078389C" w:rsidP="0078389C">
      <w:pPr>
        <w:pStyle w:val="Paragraphedeliste"/>
        <w:numPr>
          <w:ilvl w:val="0"/>
          <w:numId w:val="4"/>
        </w:numPr>
      </w:pPr>
      <w:r>
        <w:t>Réalisation</w:t>
      </w:r>
    </w:p>
    <w:p w14:paraId="2C0DE508" w14:textId="77777777" w:rsidR="0078389C" w:rsidRPr="0078389C" w:rsidRDefault="0078389C" w:rsidP="0078389C">
      <w:pPr>
        <w:pStyle w:val="Paragraphedeliste"/>
        <w:numPr>
          <w:ilvl w:val="1"/>
          <w:numId w:val="4"/>
        </w:numPr>
      </w:pPr>
      <w:r w:rsidRPr="003F6DB3">
        <w:t xml:space="preserve">Interface utilisateur </w:t>
      </w:r>
      <w:r w:rsidRPr="0078389C">
        <w:rPr>
          <w:rFonts w:asciiTheme="minorHAnsi" w:hAnsiTheme="minorHAnsi" w:cs="Arial"/>
          <w:b/>
          <w:lang w:eastAsia="ja-JP"/>
        </w:rPr>
        <w:t>→ 02.03.2018</w:t>
      </w:r>
    </w:p>
    <w:p w14:paraId="2C1832CF" w14:textId="77777777" w:rsidR="0078389C" w:rsidRPr="0078389C" w:rsidRDefault="0078389C" w:rsidP="0078389C">
      <w:pPr>
        <w:pStyle w:val="Paragraphedeliste"/>
        <w:numPr>
          <w:ilvl w:val="1"/>
          <w:numId w:val="4"/>
        </w:numPr>
        <w:rPr>
          <w:lang w:eastAsia="ja-JP"/>
        </w:rPr>
      </w:pPr>
      <w:r w:rsidRPr="003F6DB3">
        <w:rPr>
          <w:lang w:eastAsia="ja-JP"/>
        </w:rPr>
        <w:t>Première page de l’application, qui permet de gérer son profil</w:t>
      </w:r>
      <w:r>
        <w:rPr>
          <w:lang w:eastAsia="ja-JP"/>
        </w:rPr>
        <w:t xml:space="preserve"> </w:t>
      </w:r>
      <w:r w:rsidRPr="0078389C">
        <w:rPr>
          <w:rFonts w:asciiTheme="minorHAnsi" w:hAnsiTheme="minorHAnsi" w:cs="Arial"/>
          <w:b/>
          <w:lang w:eastAsia="ja-JP"/>
        </w:rPr>
        <w:t>→ 16.03.2018</w:t>
      </w:r>
    </w:p>
    <w:p w14:paraId="3761ECF1" w14:textId="77777777" w:rsidR="0078389C" w:rsidRPr="0078389C" w:rsidRDefault="0078389C" w:rsidP="0078389C">
      <w:pPr>
        <w:pStyle w:val="Paragraphedeliste"/>
        <w:numPr>
          <w:ilvl w:val="1"/>
          <w:numId w:val="4"/>
        </w:numPr>
        <w:rPr>
          <w:lang w:eastAsia="ja-JP"/>
        </w:rPr>
      </w:pPr>
      <w:r w:rsidRPr="003F6DB3">
        <w:rPr>
          <w:lang w:eastAsia="ja-JP"/>
        </w:rPr>
        <w:t>Deuxième page de l’application, qui permet de filtrer les personnes et de les « swiper »</w:t>
      </w:r>
      <w:r>
        <w:rPr>
          <w:lang w:eastAsia="ja-JP"/>
        </w:rPr>
        <w:t xml:space="preserve"> </w:t>
      </w:r>
      <w:r w:rsidRPr="0078389C">
        <w:rPr>
          <w:rFonts w:asciiTheme="minorHAnsi" w:hAnsiTheme="minorHAnsi" w:cs="Arial"/>
          <w:b/>
          <w:lang w:eastAsia="ja-JP"/>
        </w:rPr>
        <w:t>→ 29.03.2018</w:t>
      </w:r>
    </w:p>
    <w:p w14:paraId="42CBA6CD" w14:textId="77777777" w:rsidR="003A6D16" w:rsidRDefault="0078389C" w:rsidP="003A6D16">
      <w:pPr>
        <w:pStyle w:val="Paragraphedeliste"/>
        <w:numPr>
          <w:ilvl w:val="0"/>
          <w:numId w:val="4"/>
        </w:numPr>
        <w:rPr>
          <w:lang w:eastAsia="ja-JP"/>
        </w:rPr>
      </w:pPr>
      <w:r>
        <w:rPr>
          <w:lang w:eastAsia="ja-JP"/>
        </w:rPr>
        <w:t>Test</w:t>
      </w:r>
      <w:r w:rsidR="00867D08">
        <w:rPr>
          <w:lang w:eastAsia="ja-JP"/>
        </w:rPr>
        <w:t xml:space="preserve"> </w:t>
      </w:r>
      <w:r w:rsidRPr="00867D08">
        <w:rPr>
          <w:rFonts w:asciiTheme="minorHAnsi" w:hAnsiTheme="minorHAnsi" w:cs="Arial"/>
          <w:b/>
          <w:lang w:eastAsia="ja-JP"/>
        </w:rPr>
        <w:t>→ 18.02.2018</w:t>
      </w:r>
    </w:p>
    <w:p w14:paraId="19CAEABB" w14:textId="77777777" w:rsidR="00867D08" w:rsidRDefault="006154D8" w:rsidP="00867D08">
      <w:pPr>
        <w:pStyle w:val="Titre1"/>
      </w:pPr>
      <w:bookmarkStart w:id="11" w:name="_Toc507508619"/>
      <w:r>
        <w:t>Analyse</w:t>
      </w:r>
      <w:bookmarkEnd w:id="11"/>
    </w:p>
    <w:p w14:paraId="189BBCC3" w14:textId="77777777" w:rsidR="00867D08" w:rsidRDefault="00867D08" w:rsidP="00867D08">
      <w:r>
        <w:t>L’application finale ressemblera le plus possible à une réelle application mobile de contact. Sans la partie appel ou de fonction online mais le principe reste le même. L’util</w:t>
      </w:r>
      <w:r w:rsidR="005F5712">
        <w:t>isateur pourra créer son profil,</w:t>
      </w:r>
      <w:r>
        <w:t xml:space="preserve"> le publier sur l’application</w:t>
      </w:r>
      <w:r w:rsidR="005F5712">
        <w:t xml:space="preserve"> et le modifier si nécessaire</w:t>
      </w:r>
      <w:r>
        <w:t xml:space="preserve">. </w:t>
      </w:r>
      <w:r w:rsidR="00963AD9">
        <w:t>Il</w:t>
      </w:r>
      <w:r w:rsidR="005F5712">
        <w:t xml:space="preserve"> pourra ajouter/supprimer des favoris de son profil, rechercher des cosplayers en fonction de la position géographique, du pays d’</w:t>
      </w:r>
      <w:r w:rsidR="00963AD9">
        <w:t>origine et voir s</w:t>
      </w:r>
      <w:r w:rsidR="005F5712">
        <w:t>es favoris.</w:t>
      </w:r>
      <w:r w:rsidR="00963AD9">
        <w:t xml:space="preserve"> Le principe est de pouvoir parcourir les différents profil en « swipant » puis de les voir en plein écran en touchant le profil concerné.</w:t>
      </w:r>
    </w:p>
    <w:p w14:paraId="29A53A7D" w14:textId="77777777" w:rsidR="006154D8" w:rsidRDefault="006154D8" w:rsidP="006154D8">
      <w:pPr>
        <w:pStyle w:val="Titre2"/>
      </w:pPr>
      <w:bookmarkStart w:id="12" w:name="_Toc507508620"/>
      <w:r>
        <w:t>Cahier des charges détaillé</w:t>
      </w:r>
      <w:bookmarkEnd w:id="12"/>
    </w:p>
    <w:p w14:paraId="42C1A959" w14:textId="77777777" w:rsidR="006154D8" w:rsidRDefault="00332B7D" w:rsidP="00332B7D">
      <w:pPr>
        <w:pStyle w:val="Titre3"/>
      </w:pPr>
      <w:bookmarkStart w:id="13" w:name="_Toc507508621"/>
      <w:r>
        <w:t>MCD ?</w:t>
      </w:r>
      <w:bookmarkEnd w:id="13"/>
    </w:p>
    <w:p w14:paraId="1A8A904E" w14:textId="77777777" w:rsidR="00332B7D" w:rsidRDefault="00332B7D" w:rsidP="00332B7D"/>
    <w:p w14:paraId="50CEB310" w14:textId="77777777" w:rsidR="00332B7D" w:rsidRDefault="00332B7D" w:rsidP="00332B7D"/>
    <w:p w14:paraId="24B84588" w14:textId="77777777" w:rsidR="00332B7D" w:rsidRDefault="00332B7D" w:rsidP="00332B7D"/>
    <w:p w14:paraId="4C502847" w14:textId="77777777" w:rsidR="00332B7D" w:rsidRDefault="00332B7D" w:rsidP="00332B7D"/>
    <w:p w14:paraId="3A261CA3" w14:textId="77777777" w:rsidR="00332B7D" w:rsidRDefault="00332B7D" w:rsidP="00332B7D"/>
    <w:p w14:paraId="632561D2" w14:textId="77777777" w:rsidR="00332B7D" w:rsidRDefault="00332B7D" w:rsidP="00332B7D"/>
    <w:p w14:paraId="2C268F81" w14:textId="77777777" w:rsidR="00332B7D" w:rsidRDefault="00332B7D" w:rsidP="00332B7D"/>
    <w:p w14:paraId="5E5C1603" w14:textId="77777777" w:rsidR="00332B7D" w:rsidRDefault="00332B7D" w:rsidP="00332B7D"/>
    <w:p w14:paraId="0DC55C3E" w14:textId="77777777" w:rsidR="00332B7D" w:rsidRDefault="00332B7D" w:rsidP="00332B7D"/>
    <w:p w14:paraId="67706042" w14:textId="77777777" w:rsidR="00332B7D" w:rsidRDefault="00332B7D" w:rsidP="00332B7D"/>
    <w:p w14:paraId="5D29A47C" w14:textId="77777777" w:rsidR="00332B7D" w:rsidRDefault="00332B7D" w:rsidP="00332B7D"/>
    <w:p w14:paraId="21980117" w14:textId="77777777" w:rsidR="00332B7D" w:rsidRPr="00332B7D" w:rsidRDefault="00332B7D" w:rsidP="00332B7D"/>
    <w:p w14:paraId="5F6E933D" w14:textId="77777777" w:rsidR="00332B7D" w:rsidRDefault="00332B7D" w:rsidP="00332B7D">
      <w:pPr>
        <w:pStyle w:val="Titre3"/>
      </w:pPr>
      <w:bookmarkStart w:id="14" w:name="_Toc507508622"/>
      <w:r>
        <w:t>Maquette</w:t>
      </w:r>
      <w:r w:rsidR="000C170D">
        <w:t>s</w:t>
      </w:r>
      <w:bookmarkEnd w:id="14"/>
    </w:p>
    <w:p w14:paraId="30137ABB" w14:textId="77777777" w:rsidR="00332B7D" w:rsidRDefault="00332B7D" w:rsidP="00332B7D">
      <w:r>
        <w:rPr>
          <w:noProof/>
          <w:lang w:eastAsia="fr-CH"/>
        </w:rPr>
        <w:drawing>
          <wp:anchor distT="0" distB="0" distL="114300" distR="114300" simplePos="0" relativeHeight="251661312" behindDoc="0" locked="0" layoutInCell="1" allowOverlap="1" wp14:anchorId="1419F730" wp14:editId="432CB352">
            <wp:simplePos x="0" y="0"/>
            <wp:positionH relativeFrom="margin">
              <wp:align>center</wp:align>
            </wp:positionH>
            <wp:positionV relativeFrom="margin">
              <wp:posOffset>552450</wp:posOffset>
            </wp:positionV>
            <wp:extent cx="3629025" cy="63817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ffany.di-domenico\Dropbox\Pré-TPI\Uses cases &amp; scénarios\Maquette\Profil affichag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29025" cy="6381750"/>
                    </a:xfrm>
                    <a:prstGeom prst="rect">
                      <a:avLst/>
                    </a:prstGeom>
                    <a:noFill/>
                    <a:ln>
                      <a:noFill/>
                    </a:ln>
                  </pic:spPr>
                </pic:pic>
              </a:graphicData>
            </a:graphic>
            <wp14:sizeRelH relativeFrom="page">
              <wp14:pctWidth>0</wp14:pctWidth>
            </wp14:sizeRelH>
            <wp14:sizeRelV relativeFrom="page">
              <wp14:pctHeight>0</wp14:pctHeight>
            </wp14:sizeRelV>
          </wp:anchor>
        </w:drawing>
      </w:r>
      <w:r>
        <w:t>Accueil – Page qui s’affiche au démarrage de l’application</w:t>
      </w:r>
    </w:p>
    <w:p w14:paraId="76581D2A" w14:textId="77777777" w:rsidR="00332B7D" w:rsidRDefault="00332B7D">
      <w:pPr>
        <w:jc w:val="left"/>
      </w:pPr>
      <w:r>
        <w:br w:type="page"/>
      </w:r>
    </w:p>
    <w:p w14:paraId="2D63CE2B" w14:textId="77777777" w:rsidR="00332B7D" w:rsidRDefault="00332B7D" w:rsidP="00332B7D">
      <w:r>
        <w:rPr>
          <w:noProof/>
          <w:lang w:eastAsia="fr-CH"/>
        </w:rPr>
        <w:drawing>
          <wp:anchor distT="0" distB="0" distL="114300" distR="114300" simplePos="0" relativeHeight="251663360" behindDoc="0" locked="0" layoutInCell="1" allowOverlap="1" wp14:anchorId="671632B9" wp14:editId="59A4CE6E">
            <wp:simplePos x="0" y="0"/>
            <wp:positionH relativeFrom="margin">
              <wp:posOffset>1704975</wp:posOffset>
            </wp:positionH>
            <wp:positionV relativeFrom="margin">
              <wp:posOffset>443230</wp:posOffset>
            </wp:positionV>
            <wp:extent cx="2354580" cy="7058025"/>
            <wp:effectExtent l="0" t="0" r="762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 Edit.png"/>
                    <pic:cNvPicPr/>
                  </pic:nvPicPr>
                  <pic:blipFill>
                    <a:blip r:embed="rId13">
                      <a:extLst>
                        <a:ext uri="{28A0092B-C50C-407E-A947-70E740481C1C}">
                          <a14:useLocalDpi xmlns:a14="http://schemas.microsoft.com/office/drawing/2010/main" val="0"/>
                        </a:ext>
                      </a:extLst>
                    </a:blip>
                    <a:stretch>
                      <a:fillRect/>
                    </a:stretch>
                  </pic:blipFill>
                  <pic:spPr>
                    <a:xfrm>
                      <a:off x="0" y="0"/>
                      <a:ext cx="2354580" cy="7058025"/>
                    </a:xfrm>
                    <a:prstGeom prst="rect">
                      <a:avLst/>
                    </a:prstGeom>
                  </pic:spPr>
                </pic:pic>
              </a:graphicData>
            </a:graphic>
            <wp14:sizeRelH relativeFrom="page">
              <wp14:pctWidth>0</wp14:pctWidth>
            </wp14:sizeRelH>
            <wp14:sizeRelV relativeFrom="page">
              <wp14:pctHeight>0</wp14:pctHeight>
            </wp14:sizeRelV>
          </wp:anchor>
        </w:drawing>
      </w:r>
      <w:r>
        <w:t>Edition du profil</w:t>
      </w:r>
    </w:p>
    <w:p w14:paraId="68E90F7A" w14:textId="77777777" w:rsidR="00332B7D" w:rsidRDefault="00332B7D">
      <w:pPr>
        <w:jc w:val="left"/>
      </w:pPr>
      <w:r>
        <w:br w:type="page"/>
      </w:r>
    </w:p>
    <w:p w14:paraId="50039C94" w14:textId="77777777" w:rsidR="00332B7D" w:rsidRDefault="00332B7D" w:rsidP="00332B7D">
      <w:pPr>
        <w:rPr>
          <w:noProof/>
          <w:lang w:eastAsia="fr-CH"/>
        </w:rPr>
      </w:pPr>
    </w:p>
    <w:p w14:paraId="359AAAC4" w14:textId="77777777" w:rsidR="00332B7D" w:rsidRDefault="00332B7D" w:rsidP="00332B7D">
      <w:r>
        <w:rPr>
          <w:noProof/>
          <w:lang w:eastAsia="fr-CH"/>
        </w:rPr>
        <w:drawing>
          <wp:anchor distT="0" distB="0" distL="114300" distR="114300" simplePos="0" relativeHeight="251667456" behindDoc="0" locked="0" layoutInCell="1" allowOverlap="1" wp14:anchorId="630D35CB" wp14:editId="0CD58B4F">
            <wp:simplePos x="0" y="0"/>
            <wp:positionH relativeFrom="margin">
              <wp:align>right</wp:align>
            </wp:positionH>
            <wp:positionV relativeFrom="margin">
              <wp:posOffset>623570</wp:posOffset>
            </wp:positionV>
            <wp:extent cx="2840355" cy="443039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2.1.png"/>
                    <pic:cNvPicPr/>
                  </pic:nvPicPr>
                  <pic:blipFill rotWithShape="1">
                    <a:blip r:embed="rId14">
                      <a:extLst>
                        <a:ext uri="{28A0092B-C50C-407E-A947-70E740481C1C}">
                          <a14:useLocalDpi xmlns:a14="http://schemas.microsoft.com/office/drawing/2010/main" val="0"/>
                        </a:ext>
                      </a:extLst>
                    </a:blip>
                    <a:srcRect b="10834"/>
                    <a:stretch/>
                  </pic:blipFill>
                  <pic:spPr bwMode="auto">
                    <a:xfrm>
                      <a:off x="0" y="0"/>
                      <a:ext cx="2840355" cy="443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65408" behindDoc="0" locked="0" layoutInCell="1" allowOverlap="1" wp14:anchorId="228273E9" wp14:editId="01A56619">
            <wp:simplePos x="0" y="0"/>
            <wp:positionH relativeFrom="margin">
              <wp:align>left</wp:align>
            </wp:positionH>
            <wp:positionV relativeFrom="paragraph">
              <wp:posOffset>337185</wp:posOffset>
            </wp:positionV>
            <wp:extent cx="2800350" cy="431863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2.png"/>
                    <pic:cNvPicPr/>
                  </pic:nvPicPr>
                  <pic:blipFill>
                    <a:blip r:embed="rId15">
                      <a:extLst>
                        <a:ext uri="{28A0092B-C50C-407E-A947-70E740481C1C}">
                          <a14:useLocalDpi xmlns:a14="http://schemas.microsoft.com/office/drawing/2010/main" val="0"/>
                        </a:ext>
                      </a:extLst>
                    </a:blip>
                    <a:stretch>
                      <a:fillRect/>
                    </a:stretch>
                  </pic:blipFill>
                  <pic:spPr>
                    <a:xfrm>
                      <a:off x="0" y="0"/>
                      <a:ext cx="2800350" cy="4318635"/>
                    </a:xfrm>
                    <a:prstGeom prst="rect">
                      <a:avLst/>
                    </a:prstGeom>
                  </pic:spPr>
                </pic:pic>
              </a:graphicData>
            </a:graphic>
            <wp14:sizeRelH relativeFrom="page">
              <wp14:pctWidth>0</wp14:pctWidth>
            </wp14:sizeRelH>
            <wp14:sizeRelV relativeFrom="page">
              <wp14:pctHeight>0</wp14:pctHeight>
            </wp14:sizeRelV>
          </wp:anchor>
        </w:drawing>
      </w:r>
      <w:r>
        <w:t>Page pour découvrir les cosplayers, est par défaut sur « A proximité »</w:t>
      </w:r>
    </w:p>
    <w:p w14:paraId="0995E23F" w14:textId="77777777" w:rsidR="000C170D" w:rsidRDefault="000C170D">
      <w:pPr>
        <w:jc w:val="left"/>
      </w:pPr>
      <w:r>
        <w:t>« Tuto »</w:t>
      </w:r>
      <w:r>
        <w:tab/>
      </w:r>
      <w:r>
        <w:tab/>
      </w:r>
      <w:r>
        <w:tab/>
      </w:r>
      <w:r>
        <w:tab/>
      </w:r>
      <w:r>
        <w:tab/>
      </w:r>
      <w:r>
        <w:tab/>
        <w:t>Ce que l’app affiche</w:t>
      </w:r>
    </w:p>
    <w:p w14:paraId="56153179" w14:textId="77777777" w:rsidR="00332B7D" w:rsidRDefault="00332B7D">
      <w:pPr>
        <w:jc w:val="left"/>
      </w:pPr>
      <w:r>
        <w:br w:type="page"/>
      </w:r>
    </w:p>
    <w:p w14:paraId="0617DDB4" w14:textId="77777777" w:rsidR="00332B7D" w:rsidRDefault="00332B7D" w:rsidP="00332B7D">
      <w:r>
        <w:rPr>
          <w:noProof/>
          <w:lang w:eastAsia="fr-CH"/>
        </w:rPr>
        <w:drawing>
          <wp:anchor distT="0" distB="0" distL="114300" distR="114300" simplePos="0" relativeHeight="251669504" behindDoc="0" locked="0" layoutInCell="1" allowOverlap="1" wp14:anchorId="64D8BE05" wp14:editId="69FEB9F4">
            <wp:simplePos x="0" y="0"/>
            <wp:positionH relativeFrom="margin">
              <wp:align>center</wp:align>
            </wp:positionH>
            <wp:positionV relativeFrom="paragraph">
              <wp:posOffset>337820</wp:posOffset>
            </wp:positionV>
            <wp:extent cx="3267075" cy="503872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 2 -Pays.png"/>
                    <pic:cNvPicPr/>
                  </pic:nvPicPr>
                  <pic:blipFill>
                    <a:blip r:embed="rId16">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Tri par pays</w:t>
      </w:r>
    </w:p>
    <w:p w14:paraId="5CA107B3" w14:textId="77777777" w:rsidR="00332B7D" w:rsidRDefault="00332B7D">
      <w:pPr>
        <w:jc w:val="left"/>
      </w:pPr>
      <w:r>
        <w:br w:type="page"/>
      </w:r>
    </w:p>
    <w:p w14:paraId="28B1388B" w14:textId="77777777" w:rsidR="00332B7D" w:rsidRDefault="00332B7D" w:rsidP="00332B7D">
      <w:r>
        <w:rPr>
          <w:noProof/>
          <w:lang w:eastAsia="fr-CH"/>
        </w:rPr>
        <w:drawing>
          <wp:anchor distT="0" distB="0" distL="114300" distR="114300" simplePos="0" relativeHeight="251671552" behindDoc="0" locked="0" layoutInCell="1" allowOverlap="1" wp14:anchorId="51FB910D" wp14:editId="3AF8895F">
            <wp:simplePos x="0" y="0"/>
            <wp:positionH relativeFrom="margin">
              <wp:align>center</wp:align>
            </wp:positionH>
            <wp:positionV relativeFrom="paragraph">
              <wp:posOffset>438150</wp:posOffset>
            </wp:positionV>
            <wp:extent cx="3267075" cy="503872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2 - Favoris.png"/>
                    <pic:cNvPicPr/>
                  </pic:nvPicPr>
                  <pic:blipFill>
                    <a:blip r:embed="rId17">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Affichage des favoris</w:t>
      </w:r>
    </w:p>
    <w:p w14:paraId="31D2F028" w14:textId="77777777" w:rsidR="00332B7D" w:rsidRDefault="00332B7D">
      <w:pPr>
        <w:jc w:val="left"/>
      </w:pPr>
      <w:r>
        <w:br w:type="page"/>
      </w:r>
    </w:p>
    <w:p w14:paraId="04540933" w14:textId="77777777" w:rsidR="00332B7D" w:rsidRDefault="00332B7D" w:rsidP="00332B7D">
      <w:r>
        <w:rPr>
          <w:noProof/>
          <w:lang w:eastAsia="fr-CH"/>
        </w:rPr>
        <w:drawing>
          <wp:anchor distT="0" distB="0" distL="114300" distR="114300" simplePos="0" relativeHeight="251673600" behindDoc="0" locked="0" layoutInCell="1" allowOverlap="1" wp14:anchorId="7B2495DD" wp14:editId="45963632">
            <wp:simplePos x="0" y="0"/>
            <wp:positionH relativeFrom="margin">
              <wp:align>center</wp:align>
            </wp:positionH>
            <wp:positionV relativeFrom="paragraph">
              <wp:posOffset>304800</wp:posOffset>
            </wp:positionV>
            <wp:extent cx="3629025" cy="63817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 cosplayer.png"/>
                    <pic:cNvPicPr/>
                  </pic:nvPicPr>
                  <pic:blipFill>
                    <a:blip r:embed="rId18">
                      <a:extLst>
                        <a:ext uri="{28A0092B-C50C-407E-A947-70E740481C1C}">
                          <a14:useLocalDpi xmlns:a14="http://schemas.microsoft.com/office/drawing/2010/main" val="0"/>
                        </a:ext>
                      </a:extLst>
                    </a:blip>
                    <a:stretch>
                      <a:fillRect/>
                    </a:stretch>
                  </pic:blipFill>
                  <pic:spPr>
                    <a:xfrm>
                      <a:off x="0" y="0"/>
                      <a:ext cx="3629025" cy="6381750"/>
                    </a:xfrm>
                    <a:prstGeom prst="rect">
                      <a:avLst/>
                    </a:prstGeom>
                  </pic:spPr>
                </pic:pic>
              </a:graphicData>
            </a:graphic>
            <wp14:sizeRelH relativeFrom="page">
              <wp14:pctWidth>0</wp14:pctWidth>
            </wp14:sizeRelH>
            <wp14:sizeRelV relativeFrom="page">
              <wp14:pctHeight>0</wp14:pctHeight>
            </wp14:sizeRelV>
          </wp:anchor>
        </w:drawing>
      </w:r>
      <w:r>
        <w:t>Affichage du profil du cosplayer</w:t>
      </w:r>
    </w:p>
    <w:p w14:paraId="26F194C3" w14:textId="77777777" w:rsidR="00332B7D" w:rsidRDefault="00AD274A" w:rsidP="00AD274A">
      <w:pPr>
        <w:jc w:val="left"/>
      </w:pPr>
      <w:r>
        <w:br w:type="page"/>
      </w:r>
    </w:p>
    <w:p w14:paraId="1CE4CF43" w14:textId="77777777" w:rsidR="00AD274A" w:rsidRPr="00AD274A" w:rsidRDefault="00D72AA4" w:rsidP="00AD274A">
      <w:pPr>
        <w:pStyle w:val="Titre3"/>
      </w:pPr>
      <w:bookmarkStart w:id="15" w:name="_Toc507508623"/>
      <w:r>
        <w:t>Uses cases &amp; Scénarios</w:t>
      </w:r>
      <w:bookmarkEnd w:id="15"/>
    </w:p>
    <w:p w14:paraId="10F00FB0" w14:textId="77777777" w:rsidR="00AD274A" w:rsidRDefault="00AD274A" w:rsidP="00AD274A">
      <w:pPr>
        <w:pStyle w:val="Titre4"/>
      </w:pPr>
      <w:r>
        <w:t>Use case : Gérer son profil</w:t>
      </w:r>
    </w:p>
    <w:p w14:paraId="64969E50" w14:textId="77777777" w:rsidR="00AD274A" w:rsidRDefault="00AD274A" w:rsidP="00AD274A">
      <w:pPr>
        <w:pStyle w:val="Titre5"/>
      </w:pPr>
      <w:r>
        <w:t>Scénario : première utilisation</w:t>
      </w:r>
    </w:p>
    <w:tbl>
      <w:tblPr>
        <w:tblStyle w:val="Tableausimple1"/>
        <w:tblW w:w="0" w:type="auto"/>
        <w:tblLook w:val="04A0" w:firstRow="1" w:lastRow="0" w:firstColumn="1" w:lastColumn="0" w:noHBand="0" w:noVBand="1"/>
      </w:tblPr>
      <w:tblGrid>
        <w:gridCol w:w="3020"/>
        <w:gridCol w:w="3021"/>
        <w:gridCol w:w="3021"/>
      </w:tblGrid>
      <w:tr w:rsidR="00AD274A" w:rsidRPr="00AD274A" w14:paraId="03F91B6A" w14:textId="77777777"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4458EE" w14:textId="77777777" w:rsidR="00AD274A" w:rsidRPr="00AD274A" w:rsidRDefault="00AD274A" w:rsidP="00AD274A">
            <w:pPr>
              <w:rPr>
                <w:sz w:val="22"/>
              </w:rPr>
            </w:pPr>
            <w:r w:rsidRPr="00AD274A">
              <w:rPr>
                <w:sz w:val="22"/>
              </w:rPr>
              <w:t>Action</w:t>
            </w:r>
          </w:p>
        </w:tc>
        <w:tc>
          <w:tcPr>
            <w:tcW w:w="3021" w:type="dxa"/>
          </w:tcPr>
          <w:p w14:paraId="36144B39" w14:textId="77777777"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14:paraId="43969C5B" w14:textId="77777777"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14:paraId="14DBCE0E"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9D6882" w14:textId="77777777" w:rsidR="00AD274A" w:rsidRPr="00AD274A" w:rsidRDefault="00AD274A" w:rsidP="00AD274A">
            <w:pPr>
              <w:rPr>
                <w:b w:val="0"/>
                <w:sz w:val="22"/>
              </w:rPr>
            </w:pPr>
            <w:r w:rsidRPr="00AD274A">
              <w:rPr>
                <w:b w:val="0"/>
                <w:sz w:val="22"/>
              </w:rPr>
              <w:t>Lancer l’application</w:t>
            </w:r>
          </w:p>
        </w:tc>
        <w:tc>
          <w:tcPr>
            <w:tcW w:w="3021" w:type="dxa"/>
          </w:tcPr>
          <w:p w14:paraId="5FBF0324" w14:textId="77777777"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14:paraId="3DE85398" w14:textId="77777777"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Affichage de la page « Edition du profil », tous les champs sont vides</w:t>
            </w:r>
          </w:p>
        </w:tc>
      </w:tr>
      <w:tr w:rsidR="00AD274A" w:rsidRPr="00AD274A" w14:paraId="18E3F977"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4F7CAEC6" w14:textId="77777777" w:rsidR="00AD274A" w:rsidRPr="00AD274A" w:rsidRDefault="00AD274A" w:rsidP="00AD274A">
            <w:pPr>
              <w:rPr>
                <w:b w:val="0"/>
                <w:sz w:val="22"/>
              </w:rPr>
            </w:pPr>
            <w:r w:rsidRPr="00AD274A">
              <w:rPr>
                <w:b w:val="0"/>
                <w:sz w:val="22"/>
              </w:rPr>
              <w:t>Remplir pseudo, genre, pays, description</w:t>
            </w:r>
          </w:p>
        </w:tc>
        <w:tc>
          <w:tcPr>
            <w:tcW w:w="3021" w:type="dxa"/>
          </w:tcPr>
          <w:p w14:paraId="7D49CAE7" w14:textId="77777777"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12F9EC1E" w14:textId="77777777"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r>
      <w:tr w:rsidR="00AD274A" w:rsidRPr="00AD274A" w14:paraId="7851ED8D"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E61767" w14:textId="77777777" w:rsidR="00AD274A" w:rsidRPr="00AD274A" w:rsidRDefault="00AD274A" w:rsidP="00AD274A">
            <w:pPr>
              <w:rPr>
                <w:b w:val="0"/>
                <w:sz w:val="22"/>
              </w:rPr>
            </w:pPr>
            <w:r w:rsidRPr="00AD274A">
              <w:rPr>
                <w:b w:val="0"/>
                <w:sz w:val="22"/>
              </w:rPr>
              <w:t>Cliquer sur un « + » pour ajouter une photo</w:t>
            </w:r>
          </w:p>
        </w:tc>
        <w:tc>
          <w:tcPr>
            <w:tcW w:w="3021" w:type="dxa"/>
          </w:tcPr>
          <w:p w14:paraId="221CCE12" w14:textId="77777777"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14:paraId="461A418F" w14:textId="77777777"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Android demande l’autorisation d’accéder à la galerie</w:t>
            </w:r>
          </w:p>
        </w:tc>
      </w:tr>
      <w:tr w:rsidR="00AD274A" w:rsidRPr="00AD274A" w14:paraId="3249158C"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7A133BEC" w14:textId="77777777" w:rsidR="00AD274A" w:rsidRPr="00AD274A" w:rsidRDefault="00AD274A" w:rsidP="00AD274A">
            <w:pPr>
              <w:rPr>
                <w:b w:val="0"/>
                <w:sz w:val="22"/>
              </w:rPr>
            </w:pPr>
            <w:r w:rsidRPr="00AD274A">
              <w:rPr>
                <w:b w:val="0"/>
                <w:sz w:val="22"/>
              </w:rPr>
              <w:t>Valider</w:t>
            </w:r>
          </w:p>
        </w:tc>
        <w:tc>
          <w:tcPr>
            <w:tcW w:w="3021" w:type="dxa"/>
          </w:tcPr>
          <w:p w14:paraId="4EEEB6C2" w14:textId="77777777"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36E60B37" w14:textId="77777777"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galerie</w:t>
            </w:r>
          </w:p>
        </w:tc>
      </w:tr>
      <w:tr w:rsidR="00AD274A" w:rsidRPr="00AD274A" w14:paraId="18C020DF"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CC6A29" w14:textId="77777777" w:rsidR="00AD274A" w:rsidRPr="00AD274A" w:rsidRDefault="00AD274A" w:rsidP="00AD274A">
            <w:pPr>
              <w:rPr>
                <w:b w:val="0"/>
                <w:sz w:val="22"/>
              </w:rPr>
            </w:pPr>
            <w:r w:rsidRPr="00AD274A">
              <w:rPr>
                <w:b w:val="0"/>
                <w:sz w:val="22"/>
              </w:rPr>
              <w:t>Choisir une photo</w:t>
            </w:r>
          </w:p>
        </w:tc>
        <w:tc>
          <w:tcPr>
            <w:tcW w:w="3021" w:type="dxa"/>
          </w:tcPr>
          <w:p w14:paraId="1511799E" w14:textId="77777777"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5A736A41" w14:textId="77777777"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Retourne au profil et la photo s’affiche</w:t>
            </w:r>
          </w:p>
        </w:tc>
      </w:tr>
      <w:tr w:rsidR="00AD274A" w:rsidRPr="00AD274A" w14:paraId="781A0C01"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1DB9DC03" w14:textId="77777777" w:rsidR="00AD274A" w:rsidRPr="00AD274A" w:rsidRDefault="009408D9" w:rsidP="00AD274A">
            <w:pPr>
              <w:rPr>
                <w:b w:val="0"/>
                <w:sz w:val="22"/>
              </w:rPr>
            </w:pPr>
            <w:r>
              <w:rPr>
                <w:b w:val="0"/>
                <w:sz w:val="22"/>
              </w:rPr>
              <w:t>Valider définitivement</w:t>
            </w:r>
          </w:p>
        </w:tc>
        <w:tc>
          <w:tcPr>
            <w:tcW w:w="3021" w:type="dxa"/>
          </w:tcPr>
          <w:p w14:paraId="7E3A2020" w14:textId="77777777"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16EF5EF1" w14:textId="77777777"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L’application enregistre les données sur le serveur et affiche la page d’accueil</w:t>
            </w:r>
          </w:p>
        </w:tc>
      </w:tr>
    </w:tbl>
    <w:p w14:paraId="1A4B7502" w14:textId="77777777" w:rsidR="00AD274A" w:rsidRPr="004B6F94" w:rsidRDefault="00AD274A" w:rsidP="00AD274A"/>
    <w:p w14:paraId="5BD47DE7" w14:textId="77777777" w:rsidR="00AD274A" w:rsidRDefault="00AD274A" w:rsidP="00AD274A">
      <w:pPr>
        <w:pStyle w:val="Titre4"/>
      </w:pPr>
      <w:r>
        <w:t>Scénario : modification du profil</w:t>
      </w:r>
    </w:p>
    <w:tbl>
      <w:tblPr>
        <w:tblStyle w:val="Tableausimple1"/>
        <w:tblW w:w="0" w:type="auto"/>
        <w:tblLook w:val="04A0" w:firstRow="1" w:lastRow="0" w:firstColumn="1" w:lastColumn="0" w:noHBand="0" w:noVBand="1"/>
      </w:tblPr>
      <w:tblGrid>
        <w:gridCol w:w="3020"/>
        <w:gridCol w:w="3021"/>
        <w:gridCol w:w="3021"/>
      </w:tblGrid>
      <w:tr w:rsidR="00AD274A" w:rsidRPr="00AD274A" w14:paraId="15A8C8EC" w14:textId="77777777"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EEFF42" w14:textId="77777777" w:rsidR="00AD274A" w:rsidRPr="00AD274A" w:rsidRDefault="00AD274A" w:rsidP="003E13CC">
            <w:pPr>
              <w:rPr>
                <w:sz w:val="22"/>
              </w:rPr>
            </w:pPr>
            <w:r w:rsidRPr="00AD274A">
              <w:rPr>
                <w:sz w:val="22"/>
              </w:rPr>
              <w:t>Action</w:t>
            </w:r>
          </w:p>
        </w:tc>
        <w:tc>
          <w:tcPr>
            <w:tcW w:w="3021" w:type="dxa"/>
          </w:tcPr>
          <w:p w14:paraId="48C32F83"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14:paraId="030298B3"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14:paraId="3423A9E4"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730BA91" w14:textId="77777777" w:rsidR="00AD274A" w:rsidRPr="00AD274A" w:rsidRDefault="00AD274A" w:rsidP="003E13CC">
            <w:pPr>
              <w:rPr>
                <w:b w:val="0"/>
                <w:sz w:val="22"/>
              </w:rPr>
            </w:pPr>
            <w:r w:rsidRPr="00AD274A">
              <w:rPr>
                <w:b w:val="0"/>
                <w:sz w:val="22"/>
              </w:rPr>
              <w:t>Lance l’application</w:t>
            </w:r>
          </w:p>
        </w:tc>
        <w:tc>
          <w:tcPr>
            <w:tcW w:w="3021" w:type="dxa"/>
          </w:tcPr>
          <w:p w14:paraId="7371F2F6"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7582C099"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d’accueil</w:t>
            </w:r>
          </w:p>
        </w:tc>
      </w:tr>
      <w:tr w:rsidR="00AD274A" w:rsidRPr="00AD274A" w14:paraId="2CA19FD0"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5739507D" w14:textId="77777777" w:rsidR="00AD274A" w:rsidRPr="00AD274A" w:rsidRDefault="00AD274A" w:rsidP="003E13CC">
            <w:pPr>
              <w:rPr>
                <w:b w:val="0"/>
                <w:sz w:val="22"/>
              </w:rPr>
            </w:pPr>
            <w:r w:rsidRPr="00AD274A">
              <w:rPr>
                <w:b w:val="0"/>
                <w:sz w:val="22"/>
              </w:rPr>
              <w:t>Clique sur « Edit »</w:t>
            </w:r>
          </w:p>
        </w:tc>
        <w:tc>
          <w:tcPr>
            <w:tcW w:w="3021" w:type="dxa"/>
          </w:tcPr>
          <w:p w14:paraId="4CD1C23F"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2615C7E0"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page « Edition du profil », les champs sont remplis avec les anciennes données</w:t>
            </w:r>
          </w:p>
        </w:tc>
      </w:tr>
      <w:tr w:rsidR="00AD274A" w:rsidRPr="00AD274A" w14:paraId="6D2EA758"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F7CB452" w14:textId="77777777" w:rsidR="00AD274A" w:rsidRPr="00AD274A" w:rsidRDefault="00AD274A" w:rsidP="003E13CC">
            <w:pPr>
              <w:rPr>
                <w:b w:val="0"/>
                <w:sz w:val="22"/>
              </w:rPr>
            </w:pPr>
            <w:r w:rsidRPr="00AD274A">
              <w:rPr>
                <w:b w:val="0"/>
                <w:sz w:val="22"/>
              </w:rPr>
              <w:t>Changer les valeurs pseudo ou genre ou pays ou description</w:t>
            </w:r>
          </w:p>
        </w:tc>
        <w:tc>
          <w:tcPr>
            <w:tcW w:w="3021" w:type="dxa"/>
          </w:tcPr>
          <w:p w14:paraId="7E1E8BBF"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74E4160B"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r>
      <w:tr w:rsidR="00AD274A" w:rsidRPr="00AD274A" w14:paraId="774EF0EC"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31D6C4D8" w14:textId="77777777" w:rsidR="00AD274A" w:rsidRPr="00AD274A" w:rsidRDefault="00AD274A" w:rsidP="003E13CC">
            <w:pPr>
              <w:rPr>
                <w:b w:val="0"/>
                <w:sz w:val="22"/>
              </w:rPr>
            </w:pPr>
            <w:r w:rsidRPr="00AD274A">
              <w:rPr>
                <w:b w:val="0"/>
                <w:sz w:val="22"/>
              </w:rPr>
              <w:t>Cliquer sur le « x » dans le coin à droite d’une photo pour la supprimer</w:t>
            </w:r>
          </w:p>
        </w:tc>
        <w:tc>
          <w:tcPr>
            <w:tcW w:w="3021" w:type="dxa"/>
          </w:tcPr>
          <w:p w14:paraId="174A5F46"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Une photo est déjà présente</w:t>
            </w:r>
          </w:p>
        </w:tc>
        <w:tc>
          <w:tcPr>
            <w:tcW w:w="3021" w:type="dxa"/>
          </w:tcPr>
          <w:p w14:paraId="1B35BAE0"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Supprime la photo et remplace le « x » par un « + » dans le coin à droite de la photo</w:t>
            </w:r>
          </w:p>
        </w:tc>
      </w:tr>
      <w:tr w:rsidR="00AD274A" w:rsidRPr="00AD274A" w14:paraId="579504DD"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A7D8DDD" w14:textId="77777777" w:rsidR="00AD274A" w:rsidRPr="00AD274A" w:rsidRDefault="00AD274A" w:rsidP="003E13CC">
            <w:pPr>
              <w:rPr>
                <w:b w:val="0"/>
                <w:sz w:val="22"/>
              </w:rPr>
            </w:pPr>
            <w:r w:rsidRPr="00AD274A">
              <w:rPr>
                <w:b w:val="0"/>
                <w:sz w:val="22"/>
              </w:rPr>
              <w:t>Cliquer sur un « + » pour ajouter une photo</w:t>
            </w:r>
          </w:p>
        </w:tc>
        <w:tc>
          <w:tcPr>
            <w:tcW w:w="3021" w:type="dxa"/>
          </w:tcPr>
          <w:p w14:paraId="2DB82224"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0C02842A"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Afficher la galerie</w:t>
            </w:r>
          </w:p>
        </w:tc>
      </w:tr>
      <w:tr w:rsidR="00AD274A" w:rsidRPr="00AD274A" w14:paraId="2823B57B"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0AE888AD" w14:textId="77777777" w:rsidR="00AD274A" w:rsidRPr="00AD274A" w:rsidRDefault="00AD274A" w:rsidP="003E13CC">
            <w:pPr>
              <w:rPr>
                <w:b w:val="0"/>
                <w:sz w:val="22"/>
              </w:rPr>
            </w:pPr>
            <w:r w:rsidRPr="00AD274A">
              <w:rPr>
                <w:b w:val="0"/>
                <w:sz w:val="22"/>
              </w:rPr>
              <w:t>Choisir une photo</w:t>
            </w:r>
          </w:p>
        </w:tc>
        <w:tc>
          <w:tcPr>
            <w:tcW w:w="3021" w:type="dxa"/>
          </w:tcPr>
          <w:p w14:paraId="15D00807"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68D0AA57"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Retourne au profil et la photo s’affiche</w:t>
            </w:r>
          </w:p>
        </w:tc>
      </w:tr>
      <w:tr w:rsidR="00AF537F" w:rsidRPr="00AD274A" w14:paraId="5EB6279A"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F5FC68" w14:textId="77777777" w:rsidR="00AF537F" w:rsidRPr="00AD274A" w:rsidRDefault="00AF537F" w:rsidP="00AF537F">
            <w:pPr>
              <w:rPr>
                <w:b w:val="0"/>
                <w:sz w:val="22"/>
              </w:rPr>
            </w:pPr>
            <w:r w:rsidRPr="00AD274A">
              <w:rPr>
                <w:b w:val="0"/>
                <w:sz w:val="22"/>
              </w:rPr>
              <w:t>Valider définitivement</w:t>
            </w:r>
          </w:p>
        </w:tc>
        <w:tc>
          <w:tcPr>
            <w:tcW w:w="3021" w:type="dxa"/>
          </w:tcPr>
          <w:p w14:paraId="03E121FD" w14:textId="77777777" w:rsidR="00AF537F" w:rsidRPr="00AD274A" w:rsidRDefault="00AF537F" w:rsidP="00AF537F">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6EE1924B" w14:textId="77777777" w:rsidR="00AF537F" w:rsidRPr="00AD274A" w:rsidRDefault="00AF537F" w:rsidP="00AF537F">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L’application enregistre les données sur le serveur et affiche la page d’accueil</w:t>
            </w:r>
          </w:p>
        </w:tc>
      </w:tr>
    </w:tbl>
    <w:p w14:paraId="0D1A2F91" w14:textId="77777777" w:rsidR="00AD274A" w:rsidRDefault="00AD274A" w:rsidP="00AD274A"/>
    <w:p w14:paraId="409F8160" w14:textId="77777777" w:rsidR="00AD274A" w:rsidRDefault="00AD274A" w:rsidP="00AD274A">
      <w:pPr>
        <w:pStyle w:val="Titre4"/>
      </w:pPr>
      <w:r>
        <w:t>Use case : Découvrir cosplayers</w:t>
      </w:r>
    </w:p>
    <w:p w14:paraId="42332674" w14:textId="77777777" w:rsidR="00AD274A" w:rsidRDefault="00AD274A" w:rsidP="00AD274A">
      <w:pPr>
        <w:pStyle w:val="Titre5"/>
      </w:pPr>
      <w:r>
        <w:t>Scénario : Voir les cosplayers à proximité</w:t>
      </w:r>
    </w:p>
    <w:tbl>
      <w:tblPr>
        <w:tblStyle w:val="Tableausimple1"/>
        <w:tblW w:w="0" w:type="auto"/>
        <w:tblLook w:val="04A0" w:firstRow="1" w:lastRow="0" w:firstColumn="1" w:lastColumn="0" w:noHBand="0" w:noVBand="1"/>
      </w:tblPr>
      <w:tblGrid>
        <w:gridCol w:w="3020"/>
        <w:gridCol w:w="3021"/>
        <w:gridCol w:w="3021"/>
      </w:tblGrid>
      <w:tr w:rsidR="00AD274A" w:rsidRPr="00AD274A" w14:paraId="5C93F2D4" w14:textId="77777777"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56FD2B" w14:textId="77777777" w:rsidR="00AD274A" w:rsidRPr="00AD274A" w:rsidRDefault="00AD274A" w:rsidP="003E13CC">
            <w:pPr>
              <w:rPr>
                <w:sz w:val="22"/>
              </w:rPr>
            </w:pPr>
            <w:r w:rsidRPr="00AD274A">
              <w:rPr>
                <w:sz w:val="22"/>
              </w:rPr>
              <w:t>Action</w:t>
            </w:r>
          </w:p>
        </w:tc>
        <w:tc>
          <w:tcPr>
            <w:tcW w:w="3021" w:type="dxa"/>
          </w:tcPr>
          <w:p w14:paraId="073B29F9"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14:paraId="03C5F6A6"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14:paraId="752FF224"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D79585" w14:textId="77777777" w:rsidR="00AD274A" w:rsidRPr="00AD274A" w:rsidRDefault="00AD274A" w:rsidP="003E13CC">
            <w:pPr>
              <w:rPr>
                <w:b w:val="0"/>
                <w:sz w:val="22"/>
              </w:rPr>
            </w:pPr>
            <w:r w:rsidRPr="00AD274A">
              <w:rPr>
                <w:b w:val="0"/>
                <w:sz w:val="22"/>
              </w:rPr>
              <w:t xml:space="preserve">Depuis la page « Accueil », cliquer sur l’icône en haut à droite </w:t>
            </w:r>
          </w:p>
        </w:tc>
        <w:tc>
          <w:tcPr>
            <w:tcW w:w="3021" w:type="dxa"/>
          </w:tcPr>
          <w:p w14:paraId="138FD561"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14:paraId="0FF99759" w14:textId="77777777" w:rsidR="00AD274A" w:rsidRPr="00AD274A" w:rsidRDefault="00AD274A" w:rsidP="00AF537F">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 Découvrir », par défaut sur</w:t>
            </w:r>
            <w:r w:rsidR="00AF537F">
              <w:rPr>
                <w:sz w:val="22"/>
              </w:rPr>
              <w:t xml:space="preserve"> les cosplayers « à proximité » + </w:t>
            </w:r>
            <w:r w:rsidR="00AF537F" w:rsidRPr="00AD274A">
              <w:rPr>
                <w:sz w:val="22"/>
              </w:rPr>
              <w:t>un petit message pour expliquer comment parcourir les profils</w:t>
            </w:r>
            <w:r w:rsidR="00AF537F">
              <w:rPr>
                <w:sz w:val="22"/>
              </w:rPr>
              <w:t>. L’application compare les</w:t>
            </w:r>
            <w:r w:rsidR="000B758C">
              <w:rPr>
                <w:sz w:val="22"/>
              </w:rPr>
              <w:t xml:space="preserve"> dernières</w:t>
            </w:r>
            <w:r w:rsidR="00AF537F">
              <w:rPr>
                <w:sz w:val="22"/>
              </w:rPr>
              <w:t xml:space="preserve"> données de géolocalisation des </w:t>
            </w:r>
            <w:r w:rsidR="000B758C">
              <w:rPr>
                <w:sz w:val="22"/>
              </w:rPr>
              <w:t>utilisateurs pour nous afficher ceux qui sont le plus proche de nous (~50 km max)</w:t>
            </w:r>
          </w:p>
        </w:tc>
      </w:tr>
      <w:tr w:rsidR="00AD274A" w:rsidRPr="00AD274A" w14:paraId="16B32461"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4B6953DA" w14:textId="77777777" w:rsidR="00AD274A" w:rsidRPr="00AD274A" w:rsidRDefault="00AF537F" w:rsidP="00AF537F">
            <w:pPr>
              <w:rPr>
                <w:b w:val="0"/>
                <w:sz w:val="22"/>
              </w:rPr>
            </w:pPr>
            <w:r>
              <w:rPr>
                <w:b w:val="0"/>
                <w:sz w:val="22"/>
              </w:rPr>
              <w:t>Swipe à droite</w:t>
            </w:r>
          </w:p>
        </w:tc>
        <w:tc>
          <w:tcPr>
            <w:tcW w:w="3021" w:type="dxa"/>
          </w:tcPr>
          <w:p w14:paraId="22C2A6F1"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208B2FBD"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le cosplayer suivant</w:t>
            </w:r>
          </w:p>
        </w:tc>
      </w:tr>
      <w:tr w:rsidR="00AF537F" w:rsidRPr="00AD274A" w14:paraId="17C9FA92"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8751FC" w14:textId="77777777" w:rsidR="00AF537F" w:rsidRDefault="00AF537F" w:rsidP="00AF537F">
            <w:pPr>
              <w:rPr>
                <w:b w:val="0"/>
                <w:sz w:val="22"/>
              </w:rPr>
            </w:pPr>
            <w:r>
              <w:rPr>
                <w:b w:val="0"/>
                <w:sz w:val="22"/>
              </w:rPr>
              <w:t>Clique sur la flèche de droit</w:t>
            </w:r>
            <w:r w:rsidR="00901065">
              <w:rPr>
                <w:b w:val="0"/>
                <w:sz w:val="22"/>
              </w:rPr>
              <w:t>e</w:t>
            </w:r>
          </w:p>
        </w:tc>
        <w:tc>
          <w:tcPr>
            <w:tcW w:w="3021" w:type="dxa"/>
          </w:tcPr>
          <w:p w14:paraId="6F612BF4"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7DE00FC5"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Affiche le cosplayer suivant</w:t>
            </w:r>
          </w:p>
        </w:tc>
      </w:tr>
      <w:tr w:rsidR="00AD274A" w:rsidRPr="00AD274A" w14:paraId="64D02B96"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3A9E6C36" w14:textId="77777777" w:rsidR="00AD274A" w:rsidRPr="00AD274A" w:rsidRDefault="00AD274A" w:rsidP="003E13CC">
            <w:pPr>
              <w:rPr>
                <w:b w:val="0"/>
                <w:sz w:val="22"/>
              </w:rPr>
            </w:pPr>
            <w:r w:rsidRPr="00AD274A">
              <w:rPr>
                <w:b w:val="0"/>
                <w:sz w:val="22"/>
              </w:rPr>
              <w:t>Clique sur la flèche gauche</w:t>
            </w:r>
          </w:p>
        </w:tc>
        <w:tc>
          <w:tcPr>
            <w:tcW w:w="3021" w:type="dxa"/>
          </w:tcPr>
          <w:p w14:paraId="6AAA1DCB"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1B45EE35"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le cosplayer précédent</w:t>
            </w:r>
          </w:p>
        </w:tc>
      </w:tr>
      <w:tr w:rsidR="00AF537F" w:rsidRPr="00AD274A" w14:paraId="3938A864"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250C82" w14:textId="77777777" w:rsidR="00AF537F" w:rsidRPr="00AF537F" w:rsidRDefault="00AF537F" w:rsidP="003E13CC">
            <w:pPr>
              <w:rPr>
                <w:b w:val="0"/>
                <w:sz w:val="22"/>
              </w:rPr>
            </w:pPr>
            <w:r>
              <w:rPr>
                <w:b w:val="0"/>
                <w:sz w:val="22"/>
              </w:rPr>
              <w:t>Appuie sur le cœur au centre</w:t>
            </w:r>
          </w:p>
        </w:tc>
        <w:tc>
          <w:tcPr>
            <w:tcW w:w="3021" w:type="dxa"/>
          </w:tcPr>
          <w:p w14:paraId="255DAA19"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155356E1"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AD274A" w:rsidRPr="00AD274A" w14:paraId="4522548B"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4DA0D613" w14:textId="77777777" w:rsidR="00AD274A" w:rsidRPr="00AD274A" w:rsidRDefault="00AD274A" w:rsidP="003E13CC">
            <w:pPr>
              <w:rPr>
                <w:b w:val="0"/>
                <w:sz w:val="22"/>
              </w:rPr>
            </w:pPr>
            <w:r w:rsidRPr="00AD274A">
              <w:rPr>
                <w:b w:val="0"/>
                <w:sz w:val="22"/>
              </w:rPr>
              <w:t>Appuie sur le bas de la photo</w:t>
            </w:r>
          </w:p>
        </w:tc>
        <w:tc>
          <w:tcPr>
            <w:tcW w:w="3021" w:type="dxa"/>
          </w:tcPr>
          <w:p w14:paraId="2E417743"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20890F72"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le profil du cosplayer en grand</w:t>
            </w:r>
          </w:p>
        </w:tc>
      </w:tr>
      <w:tr w:rsidR="00AD274A" w:rsidRPr="00AD274A" w14:paraId="2A94B83D"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11220F3" w14:textId="77777777" w:rsidR="00AD274A" w:rsidRPr="00AD274A" w:rsidRDefault="00AD274A" w:rsidP="003E13CC">
            <w:pPr>
              <w:rPr>
                <w:b w:val="0"/>
                <w:sz w:val="22"/>
              </w:rPr>
            </w:pPr>
            <w:r w:rsidRPr="00AD274A">
              <w:rPr>
                <w:b w:val="0"/>
                <w:sz w:val="22"/>
              </w:rPr>
              <w:t>Swipe gauche sur la photo</w:t>
            </w:r>
          </w:p>
        </w:tc>
        <w:tc>
          <w:tcPr>
            <w:tcW w:w="3021" w:type="dxa"/>
          </w:tcPr>
          <w:p w14:paraId="3F86FCEB"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38A199C4"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photo suivante</w:t>
            </w:r>
          </w:p>
        </w:tc>
      </w:tr>
      <w:tr w:rsidR="00AD274A" w:rsidRPr="00AD274A" w14:paraId="08C2224E"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266CD34E" w14:textId="77777777" w:rsidR="00AD274A" w:rsidRPr="00AD274A" w:rsidRDefault="00AD274A" w:rsidP="003E13CC">
            <w:pPr>
              <w:rPr>
                <w:b w:val="0"/>
                <w:sz w:val="22"/>
              </w:rPr>
            </w:pPr>
            <w:r w:rsidRPr="00AD274A">
              <w:rPr>
                <w:b w:val="0"/>
                <w:sz w:val="22"/>
              </w:rPr>
              <w:t>Appuie sur le cœur en bas à droite</w:t>
            </w:r>
          </w:p>
        </w:tc>
        <w:tc>
          <w:tcPr>
            <w:tcW w:w="3021" w:type="dxa"/>
          </w:tcPr>
          <w:p w14:paraId="37F31454"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14:paraId="035FAED0"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Ajoute le profil dans ses favoris</w:t>
            </w:r>
          </w:p>
        </w:tc>
      </w:tr>
      <w:tr w:rsidR="00AD274A" w:rsidRPr="00AD274A" w14:paraId="08B36A2E"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AABB6B" w14:textId="77777777" w:rsidR="00AD274A" w:rsidRPr="00AD274A" w:rsidRDefault="00AD274A" w:rsidP="003E13CC">
            <w:pPr>
              <w:rPr>
                <w:b w:val="0"/>
                <w:sz w:val="22"/>
              </w:rPr>
            </w:pPr>
            <w:r w:rsidRPr="00AD274A">
              <w:rPr>
                <w:b w:val="0"/>
                <w:sz w:val="22"/>
              </w:rPr>
              <w:t>Appuie sur la flèche ↓</w:t>
            </w:r>
          </w:p>
        </w:tc>
        <w:tc>
          <w:tcPr>
            <w:tcW w:w="3021" w:type="dxa"/>
          </w:tcPr>
          <w:p w14:paraId="22E4AA60"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3968E8B0"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14:paraId="65FD09B3" w14:textId="77777777" w:rsidR="00AD274A" w:rsidRDefault="00AD274A" w:rsidP="00AD274A"/>
    <w:p w14:paraId="376A1190" w14:textId="77777777" w:rsidR="000B758C" w:rsidRDefault="000B758C" w:rsidP="000B758C">
      <w:pPr>
        <w:pStyle w:val="Titre5"/>
      </w:pPr>
      <w:r>
        <w:t>Scénario : un cosplayer à proximité</w:t>
      </w:r>
    </w:p>
    <w:tbl>
      <w:tblPr>
        <w:tblStyle w:val="Tableausimple1"/>
        <w:tblW w:w="0" w:type="auto"/>
        <w:tblLook w:val="04A0" w:firstRow="1" w:lastRow="0" w:firstColumn="1" w:lastColumn="0" w:noHBand="0" w:noVBand="1"/>
      </w:tblPr>
      <w:tblGrid>
        <w:gridCol w:w="3020"/>
        <w:gridCol w:w="3021"/>
        <w:gridCol w:w="3021"/>
      </w:tblGrid>
      <w:tr w:rsidR="000B758C" w:rsidRPr="00AD274A" w14:paraId="6CA6F406" w14:textId="77777777"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B308C9D" w14:textId="77777777" w:rsidR="000B758C" w:rsidRPr="00AD274A" w:rsidRDefault="000B758C" w:rsidP="003E13CC">
            <w:pPr>
              <w:rPr>
                <w:sz w:val="22"/>
              </w:rPr>
            </w:pPr>
            <w:r w:rsidRPr="00AD274A">
              <w:rPr>
                <w:sz w:val="22"/>
              </w:rPr>
              <w:t>Action</w:t>
            </w:r>
          </w:p>
        </w:tc>
        <w:tc>
          <w:tcPr>
            <w:tcW w:w="3021" w:type="dxa"/>
          </w:tcPr>
          <w:p w14:paraId="108F51EF" w14:textId="77777777"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14:paraId="6546EAB4" w14:textId="77777777"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B758C" w:rsidRPr="00AD274A" w14:paraId="53B34F6A"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EC74F3" w14:textId="77777777" w:rsidR="000B758C" w:rsidRPr="00AD274A" w:rsidRDefault="000B758C" w:rsidP="003E13CC">
            <w:pPr>
              <w:rPr>
                <w:b w:val="0"/>
                <w:sz w:val="22"/>
              </w:rPr>
            </w:pPr>
            <w:r w:rsidRPr="00AD274A">
              <w:rPr>
                <w:b w:val="0"/>
                <w:sz w:val="22"/>
              </w:rPr>
              <w:t xml:space="preserve">Depuis la page « Accueil », cliquer sur l’icône en haut à droite </w:t>
            </w:r>
          </w:p>
        </w:tc>
        <w:tc>
          <w:tcPr>
            <w:tcW w:w="3021" w:type="dxa"/>
          </w:tcPr>
          <w:p w14:paraId="194F8857" w14:textId="77777777" w:rsidR="000B758C" w:rsidRPr="00AD274A" w:rsidRDefault="000B758C"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1B2E20F6" w14:textId="77777777" w:rsidR="000B758C" w:rsidRPr="00AD274A" w:rsidRDefault="000B758C" w:rsidP="000B758C">
            <w:pPr>
              <w:cnfStyle w:val="000000100000" w:firstRow="0" w:lastRow="0" w:firstColumn="0" w:lastColumn="0" w:oddVBand="0" w:evenVBand="0" w:oddHBand="1" w:evenHBand="0" w:firstRowFirstColumn="0" w:firstRowLastColumn="0" w:lastRowFirstColumn="0" w:lastRowLastColumn="0"/>
              <w:rPr>
                <w:sz w:val="22"/>
              </w:rPr>
            </w:pPr>
            <w:r>
              <w:rPr>
                <w:sz w:val="22"/>
              </w:rPr>
              <w:t>Affiche la page « Découvrir », par défaut sur les cosplayers « à proximité »</w:t>
            </w:r>
            <w:r>
              <w:rPr>
                <w:sz w:val="22"/>
              </w:rPr>
              <w:br/>
            </w:r>
            <w:r w:rsidR="00901065">
              <w:rPr>
                <w:sz w:val="22"/>
              </w:rPr>
              <w:t>L’application compare les dernières données de géolocalisation des utilisateurs pour nous afficher ceux qui sont le plus proche de nous (~50 km max)</w:t>
            </w:r>
          </w:p>
        </w:tc>
      </w:tr>
      <w:tr w:rsidR="00901065" w:rsidRPr="00AD274A" w14:paraId="659D5597"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20FA6B61" w14:textId="77777777" w:rsidR="00901065" w:rsidRPr="00AD274A" w:rsidRDefault="00901065" w:rsidP="00901065">
            <w:pPr>
              <w:rPr>
                <w:b w:val="0"/>
                <w:sz w:val="22"/>
              </w:rPr>
            </w:pPr>
            <w:r>
              <w:rPr>
                <w:b w:val="0"/>
                <w:sz w:val="22"/>
              </w:rPr>
              <w:t>Swipe à droite</w:t>
            </w:r>
          </w:p>
        </w:tc>
        <w:tc>
          <w:tcPr>
            <w:tcW w:w="3021" w:type="dxa"/>
          </w:tcPr>
          <w:p w14:paraId="41F621DC" w14:textId="77777777"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Un seul cosplayer à proximité</w:t>
            </w:r>
          </w:p>
        </w:tc>
        <w:tc>
          <w:tcPr>
            <w:tcW w:w="3021" w:type="dxa"/>
          </w:tcPr>
          <w:p w14:paraId="1A7DC28D" w14:textId="77777777"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14:paraId="3A18F9C8"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E96ECD" w14:textId="77777777" w:rsidR="00901065" w:rsidRDefault="00901065" w:rsidP="00901065">
            <w:pPr>
              <w:rPr>
                <w:b w:val="0"/>
                <w:sz w:val="22"/>
              </w:rPr>
            </w:pPr>
            <w:r>
              <w:rPr>
                <w:b w:val="0"/>
                <w:sz w:val="22"/>
              </w:rPr>
              <w:t>Clique sur la flèche de droite</w:t>
            </w:r>
          </w:p>
        </w:tc>
        <w:tc>
          <w:tcPr>
            <w:tcW w:w="3021" w:type="dxa"/>
          </w:tcPr>
          <w:p w14:paraId="194C8C5C" w14:textId="77777777"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Un seul cosplayer à proximité</w:t>
            </w:r>
          </w:p>
        </w:tc>
        <w:tc>
          <w:tcPr>
            <w:tcW w:w="3021" w:type="dxa"/>
          </w:tcPr>
          <w:p w14:paraId="28B16FC1" w14:textId="77777777"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le (seul) même profil</w:t>
            </w:r>
          </w:p>
        </w:tc>
      </w:tr>
      <w:tr w:rsidR="00901065" w:rsidRPr="00AD274A" w14:paraId="5B00C045"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6B33501C" w14:textId="77777777" w:rsidR="00901065" w:rsidRPr="00AD274A" w:rsidRDefault="00901065" w:rsidP="00901065">
            <w:pPr>
              <w:rPr>
                <w:b w:val="0"/>
                <w:sz w:val="22"/>
              </w:rPr>
            </w:pPr>
            <w:r w:rsidRPr="00AD274A">
              <w:rPr>
                <w:b w:val="0"/>
                <w:sz w:val="22"/>
              </w:rPr>
              <w:t>Clique sur la flèche gauche</w:t>
            </w:r>
          </w:p>
        </w:tc>
        <w:tc>
          <w:tcPr>
            <w:tcW w:w="3021" w:type="dxa"/>
          </w:tcPr>
          <w:p w14:paraId="2A9535F0" w14:textId="77777777"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Un seul cosplayer à proximité</w:t>
            </w:r>
          </w:p>
        </w:tc>
        <w:tc>
          <w:tcPr>
            <w:tcW w:w="3021" w:type="dxa"/>
          </w:tcPr>
          <w:p w14:paraId="39430417" w14:textId="77777777"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14:paraId="0F262CE4"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CEFB5" w14:textId="77777777" w:rsidR="00901065" w:rsidRPr="00AF537F" w:rsidRDefault="00901065" w:rsidP="00901065">
            <w:pPr>
              <w:rPr>
                <w:b w:val="0"/>
                <w:sz w:val="22"/>
              </w:rPr>
            </w:pPr>
            <w:r>
              <w:rPr>
                <w:b w:val="0"/>
                <w:sz w:val="22"/>
              </w:rPr>
              <w:t>Appuie sur le cœur au centre</w:t>
            </w:r>
          </w:p>
        </w:tc>
        <w:tc>
          <w:tcPr>
            <w:tcW w:w="3021" w:type="dxa"/>
          </w:tcPr>
          <w:p w14:paraId="24E4C806" w14:textId="77777777"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77DA5CC7" w14:textId="77777777"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901065" w:rsidRPr="00AD274A" w14:paraId="436CB9AB"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4694DE33" w14:textId="77777777" w:rsidR="00901065" w:rsidRPr="00AD274A" w:rsidRDefault="00901065" w:rsidP="00901065">
            <w:pPr>
              <w:rPr>
                <w:b w:val="0"/>
                <w:sz w:val="22"/>
              </w:rPr>
            </w:pPr>
            <w:r w:rsidRPr="00AD274A">
              <w:rPr>
                <w:b w:val="0"/>
                <w:sz w:val="22"/>
              </w:rPr>
              <w:t>Appuie sur le bas de la photo</w:t>
            </w:r>
          </w:p>
        </w:tc>
        <w:tc>
          <w:tcPr>
            <w:tcW w:w="3021" w:type="dxa"/>
          </w:tcPr>
          <w:p w14:paraId="581D2D48" w14:textId="77777777"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725F0C6E" w14:textId="77777777"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profil du cosplayer en grand</w:t>
            </w:r>
          </w:p>
        </w:tc>
      </w:tr>
      <w:tr w:rsidR="00901065" w:rsidRPr="00AD274A" w14:paraId="77B347CD"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1BA991" w14:textId="77777777" w:rsidR="00901065" w:rsidRPr="00AD274A" w:rsidRDefault="00901065" w:rsidP="00901065">
            <w:pPr>
              <w:rPr>
                <w:b w:val="0"/>
                <w:sz w:val="22"/>
              </w:rPr>
            </w:pPr>
            <w:r w:rsidRPr="00AD274A">
              <w:rPr>
                <w:b w:val="0"/>
                <w:sz w:val="22"/>
              </w:rPr>
              <w:t>Swipe gauche sur la photo</w:t>
            </w:r>
          </w:p>
        </w:tc>
        <w:tc>
          <w:tcPr>
            <w:tcW w:w="3021" w:type="dxa"/>
          </w:tcPr>
          <w:p w14:paraId="6944EE59" w14:textId="77777777"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1478C1E6" w14:textId="77777777"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la photo suivante</w:t>
            </w:r>
          </w:p>
        </w:tc>
      </w:tr>
      <w:tr w:rsidR="00901065" w:rsidRPr="00AD274A" w14:paraId="1B113904"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33D68CF8" w14:textId="77777777" w:rsidR="00901065" w:rsidRPr="00AD274A" w:rsidRDefault="00901065" w:rsidP="00901065">
            <w:pPr>
              <w:rPr>
                <w:b w:val="0"/>
                <w:sz w:val="22"/>
              </w:rPr>
            </w:pPr>
            <w:r w:rsidRPr="00AD274A">
              <w:rPr>
                <w:b w:val="0"/>
                <w:sz w:val="22"/>
              </w:rPr>
              <w:t>Appuie sur le cœur en bas à droite</w:t>
            </w:r>
          </w:p>
        </w:tc>
        <w:tc>
          <w:tcPr>
            <w:tcW w:w="3021" w:type="dxa"/>
          </w:tcPr>
          <w:p w14:paraId="48EAC58F" w14:textId="77777777"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14:paraId="71A9D304" w14:textId="77777777"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Ajoute le profil dans ses favoris</w:t>
            </w:r>
          </w:p>
        </w:tc>
      </w:tr>
      <w:tr w:rsidR="00901065" w:rsidRPr="00AD274A" w14:paraId="32A4306C"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C50BF7" w14:textId="77777777" w:rsidR="00901065" w:rsidRPr="00AD274A" w:rsidRDefault="00901065" w:rsidP="00901065">
            <w:pPr>
              <w:rPr>
                <w:b w:val="0"/>
                <w:sz w:val="22"/>
              </w:rPr>
            </w:pPr>
            <w:r w:rsidRPr="00AD274A">
              <w:rPr>
                <w:b w:val="0"/>
                <w:sz w:val="22"/>
              </w:rPr>
              <w:t>Appuie sur la flèche ↓</w:t>
            </w:r>
          </w:p>
        </w:tc>
        <w:tc>
          <w:tcPr>
            <w:tcW w:w="3021" w:type="dxa"/>
          </w:tcPr>
          <w:p w14:paraId="686907CD" w14:textId="77777777"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205D3418" w14:textId="77777777"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Réduis le profil et retourne sur la page « découvrir »</w:t>
            </w:r>
          </w:p>
        </w:tc>
      </w:tr>
    </w:tbl>
    <w:p w14:paraId="5FE25F72" w14:textId="77777777" w:rsidR="000B758C" w:rsidRDefault="000B758C" w:rsidP="000B758C"/>
    <w:p w14:paraId="0A748BCF" w14:textId="77777777" w:rsidR="000E0FFA" w:rsidRDefault="000E0FFA" w:rsidP="000E0FFA">
      <w:pPr>
        <w:pStyle w:val="Titre5"/>
      </w:pPr>
      <w:r>
        <w:t>Scénario : Aucun cosplayer à proximité</w:t>
      </w:r>
    </w:p>
    <w:tbl>
      <w:tblPr>
        <w:tblStyle w:val="Tableausimple1"/>
        <w:tblW w:w="0" w:type="auto"/>
        <w:tblLook w:val="04A0" w:firstRow="1" w:lastRow="0" w:firstColumn="1" w:lastColumn="0" w:noHBand="0" w:noVBand="1"/>
      </w:tblPr>
      <w:tblGrid>
        <w:gridCol w:w="3020"/>
        <w:gridCol w:w="3021"/>
        <w:gridCol w:w="3021"/>
      </w:tblGrid>
      <w:tr w:rsidR="000E0FFA" w:rsidRPr="00AD274A" w14:paraId="583C9DAA" w14:textId="77777777"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242D30" w14:textId="77777777" w:rsidR="000E0FFA" w:rsidRPr="00AD274A" w:rsidRDefault="000E0FFA" w:rsidP="003E13CC">
            <w:pPr>
              <w:rPr>
                <w:sz w:val="22"/>
              </w:rPr>
            </w:pPr>
            <w:r w:rsidRPr="00AD274A">
              <w:rPr>
                <w:sz w:val="22"/>
              </w:rPr>
              <w:t>Action</w:t>
            </w:r>
          </w:p>
        </w:tc>
        <w:tc>
          <w:tcPr>
            <w:tcW w:w="3021" w:type="dxa"/>
          </w:tcPr>
          <w:p w14:paraId="6AE64B9F" w14:textId="77777777"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14:paraId="1FF01404" w14:textId="77777777"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E0FFA" w:rsidRPr="00AD274A" w14:paraId="0B895770"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8797626" w14:textId="77777777" w:rsidR="000E0FFA" w:rsidRPr="00AD274A" w:rsidRDefault="000E0FFA" w:rsidP="003E13CC">
            <w:pPr>
              <w:rPr>
                <w:b w:val="0"/>
                <w:sz w:val="22"/>
              </w:rPr>
            </w:pPr>
            <w:r w:rsidRPr="00AD274A">
              <w:rPr>
                <w:b w:val="0"/>
                <w:sz w:val="22"/>
              </w:rPr>
              <w:t xml:space="preserve">Depuis la page « Accueil », cliquer sur l’icône en haut à droite </w:t>
            </w:r>
          </w:p>
        </w:tc>
        <w:tc>
          <w:tcPr>
            <w:tcW w:w="3021" w:type="dxa"/>
          </w:tcPr>
          <w:p w14:paraId="56B65F27" w14:textId="77777777"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Aucun cosplayer a proximité</w:t>
            </w:r>
          </w:p>
        </w:tc>
        <w:tc>
          <w:tcPr>
            <w:tcW w:w="3021" w:type="dxa"/>
          </w:tcPr>
          <w:p w14:paraId="2D6D42B8" w14:textId="77777777" w:rsidR="000E0FF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Affiche la page « Découvrir », par défaut sur les cosplayers « à proximité »</w:t>
            </w:r>
            <w:r>
              <w:rPr>
                <w:sz w:val="22"/>
              </w:rPr>
              <w:br/>
              <w:t>L’application compare les dernières données de géolocalisation des utilisateurs pour nous afficher ceux qui sont le plus proche de nous (~50 km max)</w:t>
            </w:r>
          </w:p>
          <w:p w14:paraId="53A567BB" w14:textId="77777777"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S’il n’y a aucun cosplayer a proximité, l’application affiche un message « Aucun profil à proximité »</w:t>
            </w:r>
          </w:p>
        </w:tc>
      </w:tr>
    </w:tbl>
    <w:p w14:paraId="2EEC29BF" w14:textId="77777777" w:rsidR="000E0FFA" w:rsidRPr="000E0FFA" w:rsidRDefault="000E0FFA" w:rsidP="000E0FFA"/>
    <w:p w14:paraId="350A57DC" w14:textId="77777777" w:rsidR="00AD274A" w:rsidRDefault="00AD274A" w:rsidP="00AD274A">
      <w:pPr>
        <w:pStyle w:val="Titre5"/>
      </w:pPr>
      <w:r>
        <w:t>Scénario : Voir les cosplayers par pays</w:t>
      </w:r>
    </w:p>
    <w:tbl>
      <w:tblPr>
        <w:tblStyle w:val="Tableausimple1"/>
        <w:tblW w:w="0" w:type="auto"/>
        <w:tblLook w:val="04A0" w:firstRow="1" w:lastRow="0" w:firstColumn="1" w:lastColumn="0" w:noHBand="0" w:noVBand="1"/>
      </w:tblPr>
      <w:tblGrid>
        <w:gridCol w:w="3020"/>
        <w:gridCol w:w="3021"/>
        <w:gridCol w:w="3021"/>
      </w:tblGrid>
      <w:tr w:rsidR="00AD274A" w:rsidRPr="00AD274A" w14:paraId="3A8D0FC3" w14:textId="77777777"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D953BC" w14:textId="77777777" w:rsidR="00AD274A" w:rsidRPr="00AD274A" w:rsidRDefault="00AD274A" w:rsidP="003E13CC">
            <w:pPr>
              <w:rPr>
                <w:sz w:val="22"/>
              </w:rPr>
            </w:pPr>
            <w:r w:rsidRPr="00AD274A">
              <w:rPr>
                <w:sz w:val="22"/>
              </w:rPr>
              <w:t>Action</w:t>
            </w:r>
          </w:p>
        </w:tc>
        <w:tc>
          <w:tcPr>
            <w:tcW w:w="3021" w:type="dxa"/>
          </w:tcPr>
          <w:p w14:paraId="746E31B4"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14:paraId="4275C17F"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14:paraId="41038175"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A27186" w14:textId="77777777" w:rsidR="00AD274A" w:rsidRPr="00AD274A" w:rsidRDefault="00AD274A" w:rsidP="003E13CC">
            <w:pPr>
              <w:rPr>
                <w:b w:val="0"/>
                <w:sz w:val="22"/>
              </w:rPr>
            </w:pPr>
            <w:r w:rsidRPr="00AD274A">
              <w:rPr>
                <w:b w:val="0"/>
                <w:sz w:val="22"/>
              </w:rPr>
              <w:t>Depuis la page « Découvrir » sur l’onglet « A proximité », appuyer sur l’onglet « Pays »</w:t>
            </w:r>
          </w:p>
        </w:tc>
        <w:tc>
          <w:tcPr>
            <w:tcW w:w="3021" w:type="dxa"/>
          </w:tcPr>
          <w:p w14:paraId="02E9F8AD"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64F5B3E7"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liste déroulante pour sélectionner les pays correspondant</w:t>
            </w:r>
          </w:p>
        </w:tc>
      </w:tr>
      <w:tr w:rsidR="00AD274A" w:rsidRPr="00AD274A" w14:paraId="6891509D"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3E8A3C7F" w14:textId="77777777" w:rsidR="00AD274A" w:rsidRPr="00AD274A" w:rsidRDefault="00AD274A" w:rsidP="003E13CC">
            <w:pPr>
              <w:rPr>
                <w:b w:val="0"/>
                <w:sz w:val="22"/>
              </w:rPr>
            </w:pPr>
            <w:r w:rsidRPr="00AD274A">
              <w:rPr>
                <w:b w:val="0"/>
                <w:sz w:val="22"/>
              </w:rPr>
              <w:t>Sélectionne le pays désiré</w:t>
            </w:r>
          </w:p>
        </w:tc>
        <w:tc>
          <w:tcPr>
            <w:tcW w:w="3021" w:type="dxa"/>
          </w:tcPr>
          <w:p w14:paraId="583FA98E"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1D588920"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un premier profil du pays correspondant</w:t>
            </w:r>
          </w:p>
        </w:tc>
      </w:tr>
      <w:tr w:rsidR="00AF537F" w:rsidRPr="00AD274A" w14:paraId="447FDC9F"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CE7585" w14:textId="77777777" w:rsidR="00AF537F" w:rsidRPr="00AD274A" w:rsidRDefault="00AF537F" w:rsidP="003E13CC">
            <w:pPr>
              <w:rPr>
                <w:b w:val="0"/>
                <w:sz w:val="22"/>
              </w:rPr>
            </w:pPr>
            <w:r>
              <w:rPr>
                <w:b w:val="0"/>
                <w:sz w:val="22"/>
              </w:rPr>
              <w:t>Swipe à droite</w:t>
            </w:r>
          </w:p>
        </w:tc>
        <w:tc>
          <w:tcPr>
            <w:tcW w:w="3021" w:type="dxa"/>
          </w:tcPr>
          <w:p w14:paraId="707F4B07"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5E6E31F8"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le cosplayer suivant</w:t>
            </w:r>
          </w:p>
        </w:tc>
      </w:tr>
      <w:tr w:rsidR="00AF537F" w:rsidRPr="00AD274A" w14:paraId="01242842"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783F9E51" w14:textId="77777777" w:rsidR="00AF537F" w:rsidRDefault="00AF537F" w:rsidP="003E13CC">
            <w:pPr>
              <w:rPr>
                <w:b w:val="0"/>
                <w:sz w:val="22"/>
              </w:rPr>
            </w:pPr>
            <w:r>
              <w:rPr>
                <w:b w:val="0"/>
                <w:sz w:val="22"/>
              </w:rPr>
              <w:t>Clique sur la flèche de droit</w:t>
            </w:r>
            <w:r w:rsidR="00901065">
              <w:rPr>
                <w:b w:val="0"/>
                <w:sz w:val="22"/>
              </w:rPr>
              <w:t>e</w:t>
            </w:r>
          </w:p>
        </w:tc>
        <w:tc>
          <w:tcPr>
            <w:tcW w:w="3021" w:type="dxa"/>
          </w:tcPr>
          <w:p w14:paraId="3BA99278" w14:textId="77777777"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7364E7F9" w14:textId="77777777"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Affiche le cosplayer suivant</w:t>
            </w:r>
          </w:p>
        </w:tc>
      </w:tr>
      <w:tr w:rsidR="00AF537F" w:rsidRPr="00AD274A" w14:paraId="1187EA51"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29158F" w14:textId="77777777" w:rsidR="00AF537F" w:rsidRPr="00AD274A" w:rsidRDefault="00AF537F" w:rsidP="003E13CC">
            <w:pPr>
              <w:rPr>
                <w:b w:val="0"/>
                <w:sz w:val="22"/>
              </w:rPr>
            </w:pPr>
            <w:r w:rsidRPr="00AD274A">
              <w:rPr>
                <w:b w:val="0"/>
                <w:sz w:val="22"/>
              </w:rPr>
              <w:t>Clique sur la flèche gauche</w:t>
            </w:r>
          </w:p>
        </w:tc>
        <w:tc>
          <w:tcPr>
            <w:tcW w:w="3021" w:type="dxa"/>
          </w:tcPr>
          <w:p w14:paraId="3A2D07E3"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6C9454D9"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le cosplayer précédent</w:t>
            </w:r>
          </w:p>
        </w:tc>
      </w:tr>
      <w:tr w:rsidR="00AF537F" w:rsidRPr="00AD274A" w14:paraId="0F59B0F7"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2634E50B" w14:textId="77777777" w:rsidR="00AF537F" w:rsidRPr="00AF537F" w:rsidRDefault="00AF537F" w:rsidP="003E13CC">
            <w:pPr>
              <w:rPr>
                <w:b w:val="0"/>
                <w:sz w:val="22"/>
              </w:rPr>
            </w:pPr>
            <w:r>
              <w:rPr>
                <w:b w:val="0"/>
                <w:sz w:val="22"/>
              </w:rPr>
              <w:t>Appuie sur le cœur au centre</w:t>
            </w:r>
          </w:p>
        </w:tc>
        <w:tc>
          <w:tcPr>
            <w:tcW w:w="3021" w:type="dxa"/>
          </w:tcPr>
          <w:p w14:paraId="564392A3" w14:textId="77777777"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795D6787" w14:textId="77777777"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Met le profil en favoris</w:t>
            </w:r>
          </w:p>
        </w:tc>
      </w:tr>
      <w:tr w:rsidR="00AF537F" w:rsidRPr="00AD274A" w14:paraId="443F0F1F"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E69E36" w14:textId="77777777" w:rsidR="00AF537F" w:rsidRPr="00AD274A" w:rsidRDefault="00AF537F" w:rsidP="003E13CC">
            <w:pPr>
              <w:rPr>
                <w:b w:val="0"/>
                <w:sz w:val="22"/>
              </w:rPr>
            </w:pPr>
            <w:r w:rsidRPr="00AD274A">
              <w:rPr>
                <w:b w:val="0"/>
                <w:sz w:val="22"/>
              </w:rPr>
              <w:t>Appuie sur le bas de la photo</w:t>
            </w:r>
          </w:p>
        </w:tc>
        <w:tc>
          <w:tcPr>
            <w:tcW w:w="3021" w:type="dxa"/>
          </w:tcPr>
          <w:p w14:paraId="70507D71"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5AE953C2" w14:textId="77777777"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le profil du cosplayer en grand</w:t>
            </w:r>
          </w:p>
        </w:tc>
      </w:tr>
      <w:tr w:rsidR="00AD274A" w:rsidRPr="00AD274A" w14:paraId="70098E29"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4233E357" w14:textId="77777777" w:rsidR="00AD274A" w:rsidRPr="00AD274A" w:rsidRDefault="00AD274A" w:rsidP="003E13CC">
            <w:pPr>
              <w:rPr>
                <w:b w:val="0"/>
                <w:sz w:val="22"/>
              </w:rPr>
            </w:pPr>
            <w:r w:rsidRPr="00AD274A">
              <w:rPr>
                <w:b w:val="0"/>
                <w:sz w:val="22"/>
              </w:rPr>
              <w:t>Swipe gauche sur la photo</w:t>
            </w:r>
          </w:p>
        </w:tc>
        <w:tc>
          <w:tcPr>
            <w:tcW w:w="3021" w:type="dxa"/>
          </w:tcPr>
          <w:p w14:paraId="5BA55A98"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719158D3"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la photo suivante</w:t>
            </w:r>
          </w:p>
        </w:tc>
      </w:tr>
      <w:tr w:rsidR="00AD274A" w:rsidRPr="00AD274A" w14:paraId="356BB7C8"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9FB04F" w14:textId="77777777" w:rsidR="00AD274A" w:rsidRPr="00AD274A" w:rsidRDefault="00AD274A" w:rsidP="003E13CC">
            <w:pPr>
              <w:rPr>
                <w:b w:val="0"/>
                <w:sz w:val="22"/>
              </w:rPr>
            </w:pPr>
            <w:r w:rsidRPr="00AD274A">
              <w:rPr>
                <w:b w:val="0"/>
                <w:sz w:val="22"/>
              </w:rPr>
              <w:t>Appuie sur le cœur en bas à droite</w:t>
            </w:r>
          </w:p>
        </w:tc>
        <w:tc>
          <w:tcPr>
            <w:tcW w:w="3021" w:type="dxa"/>
          </w:tcPr>
          <w:p w14:paraId="3E3B9274"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 qu’on voit le profil</w:t>
            </w:r>
          </w:p>
        </w:tc>
        <w:tc>
          <w:tcPr>
            <w:tcW w:w="3021" w:type="dxa"/>
          </w:tcPr>
          <w:p w14:paraId="0E6E381F"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Ajoute le profil dans ses favoris</w:t>
            </w:r>
          </w:p>
        </w:tc>
      </w:tr>
      <w:tr w:rsidR="00AD274A" w:rsidRPr="00AD274A" w14:paraId="2E8AC426"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0076482E" w14:textId="77777777" w:rsidR="00AD274A" w:rsidRPr="00AD274A" w:rsidRDefault="00AD274A" w:rsidP="003E13CC">
            <w:pPr>
              <w:rPr>
                <w:b w:val="0"/>
                <w:sz w:val="22"/>
              </w:rPr>
            </w:pPr>
            <w:r w:rsidRPr="00AD274A">
              <w:rPr>
                <w:b w:val="0"/>
                <w:sz w:val="22"/>
              </w:rPr>
              <w:t>Appuie sur le cœur en bas à droite</w:t>
            </w:r>
          </w:p>
        </w:tc>
        <w:tc>
          <w:tcPr>
            <w:tcW w:w="3021" w:type="dxa"/>
          </w:tcPr>
          <w:p w14:paraId="54BBBBFD"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Profil déjà en favoris</w:t>
            </w:r>
          </w:p>
        </w:tc>
        <w:tc>
          <w:tcPr>
            <w:tcW w:w="3021" w:type="dxa"/>
          </w:tcPr>
          <w:p w14:paraId="4127CA5A"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Retire des favoris</w:t>
            </w:r>
          </w:p>
        </w:tc>
      </w:tr>
      <w:tr w:rsidR="00AD274A" w:rsidRPr="00AD274A" w14:paraId="20D67BD1"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93BD66" w14:textId="77777777" w:rsidR="00AD274A" w:rsidRPr="00AD274A" w:rsidRDefault="00AD274A" w:rsidP="003E13CC">
            <w:pPr>
              <w:rPr>
                <w:b w:val="0"/>
                <w:sz w:val="22"/>
              </w:rPr>
            </w:pPr>
            <w:r w:rsidRPr="00AD274A">
              <w:rPr>
                <w:b w:val="0"/>
                <w:sz w:val="22"/>
              </w:rPr>
              <w:t>Appuie sur la flèche ↓</w:t>
            </w:r>
          </w:p>
        </w:tc>
        <w:tc>
          <w:tcPr>
            <w:tcW w:w="3021" w:type="dxa"/>
          </w:tcPr>
          <w:p w14:paraId="6AD5B27E"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232D6DB5"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14:paraId="5F58CA34" w14:textId="77777777" w:rsidR="00AD274A" w:rsidRDefault="00AD274A" w:rsidP="00AD274A"/>
    <w:p w14:paraId="6C521F74" w14:textId="77777777" w:rsidR="00AD274A" w:rsidRDefault="00AD274A" w:rsidP="00AD274A">
      <w:pPr>
        <w:pStyle w:val="Titre5"/>
      </w:pPr>
      <w:r>
        <w:t>Scénario : Voir ses favoris</w:t>
      </w:r>
    </w:p>
    <w:tbl>
      <w:tblPr>
        <w:tblStyle w:val="Tableausimple1"/>
        <w:tblW w:w="0" w:type="auto"/>
        <w:tblLook w:val="04A0" w:firstRow="1" w:lastRow="0" w:firstColumn="1" w:lastColumn="0" w:noHBand="0" w:noVBand="1"/>
      </w:tblPr>
      <w:tblGrid>
        <w:gridCol w:w="3020"/>
        <w:gridCol w:w="3021"/>
        <w:gridCol w:w="3021"/>
      </w:tblGrid>
      <w:tr w:rsidR="00AD274A" w:rsidRPr="00AD274A" w14:paraId="5836AA22" w14:textId="77777777"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8D9AEE" w14:textId="77777777" w:rsidR="00AD274A" w:rsidRPr="00AD274A" w:rsidRDefault="00AD274A" w:rsidP="003E13CC">
            <w:pPr>
              <w:rPr>
                <w:sz w:val="22"/>
              </w:rPr>
            </w:pPr>
            <w:r w:rsidRPr="00AD274A">
              <w:rPr>
                <w:sz w:val="22"/>
              </w:rPr>
              <w:t>Action</w:t>
            </w:r>
          </w:p>
        </w:tc>
        <w:tc>
          <w:tcPr>
            <w:tcW w:w="3021" w:type="dxa"/>
          </w:tcPr>
          <w:p w14:paraId="447D649E"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14:paraId="1989D82B"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14:paraId="27120151"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29C340" w14:textId="77777777" w:rsidR="00AD274A" w:rsidRPr="00AD274A" w:rsidRDefault="00AD274A" w:rsidP="003E13CC">
            <w:pPr>
              <w:rPr>
                <w:b w:val="0"/>
                <w:sz w:val="22"/>
              </w:rPr>
            </w:pPr>
            <w:r w:rsidRPr="00AD274A">
              <w:rPr>
                <w:b w:val="0"/>
                <w:sz w:val="22"/>
              </w:rPr>
              <w:t>Depuis la page « Découvrir » sur l’onglet « A proximité », appuyer sur l’onglet « Favoris »</w:t>
            </w:r>
          </w:p>
        </w:tc>
        <w:tc>
          <w:tcPr>
            <w:tcW w:w="3021" w:type="dxa"/>
          </w:tcPr>
          <w:p w14:paraId="1134537B"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1F73585F"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grille des profils mis en favoris</w:t>
            </w:r>
          </w:p>
        </w:tc>
      </w:tr>
      <w:tr w:rsidR="00AD274A" w:rsidRPr="00AD274A" w14:paraId="30C8B9D7"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78C93ADE" w14:textId="77777777" w:rsidR="00AD274A" w:rsidRPr="00AD274A" w:rsidRDefault="00AD274A" w:rsidP="003E13CC">
            <w:pPr>
              <w:rPr>
                <w:b w:val="0"/>
                <w:sz w:val="22"/>
              </w:rPr>
            </w:pPr>
            <w:r w:rsidRPr="00AD274A">
              <w:rPr>
                <w:b w:val="0"/>
                <w:sz w:val="22"/>
              </w:rPr>
              <w:t>Appuyer sur un profil</w:t>
            </w:r>
          </w:p>
        </w:tc>
        <w:tc>
          <w:tcPr>
            <w:tcW w:w="3021" w:type="dxa"/>
          </w:tcPr>
          <w:p w14:paraId="5AE44A90"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030D5028"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le profil du cosplayer en grand</w:t>
            </w:r>
          </w:p>
        </w:tc>
      </w:tr>
      <w:tr w:rsidR="00AD274A" w:rsidRPr="00AD274A" w14:paraId="177EC98C"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8E4680" w14:textId="77777777" w:rsidR="00AD274A" w:rsidRPr="00AD274A" w:rsidRDefault="00AD274A" w:rsidP="003E13CC">
            <w:pPr>
              <w:rPr>
                <w:b w:val="0"/>
                <w:sz w:val="22"/>
              </w:rPr>
            </w:pPr>
            <w:r w:rsidRPr="00AD274A">
              <w:rPr>
                <w:b w:val="0"/>
                <w:sz w:val="22"/>
              </w:rPr>
              <w:t>Appuie sur le cœur en bas à droite</w:t>
            </w:r>
          </w:p>
        </w:tc>
        <w:tc>
          <w:tcPr>
            <w:tcW w:w="3021" w:type="dxa"/>
          </w:tcPr>
          <w:p w14:paraId="30335B5E"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3D44E7D6"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Retire des favoris</w:t>
            </w:r>
          </w:p>
        </w:tc>
      </w:tr>
      <w:tr w:rsidR="00AD274A" w:rsidRPr="00AD274A" w14:paraId="6B07EF15" w14:textId="77777777" w:rsidTr="003E13CC">
        <w:tc>
          <w:tcPr>
            <w:cnfStyle w:val="001000000000" w:firstRow="0" w:lastRow="0" w:firstColumn="1" w:lastColumn="0" w:oddVBand="0" w:evenVBand="0" w:oddHBand="0" w:evenHBand="0" w:firstRowFirstColumn="0" w:firstRowLastColumn="0" w:lastRowFirstColumn="0" w:lastRowLastColumn="0"/>
            <w:tcW w:w="3020" w:type="dxa"/>
          </w:tcPr>
          <w:p w14:paraId="7606BA4D" w14:textId="77777777" w:rsidR="00AD274A" w:rsidRPr="00AD274A" w:rsidRDefault="00AD274A" w:rsidP="003E13CC">
            <w:pPr>
              <w:rPr>
                <w:b w:val="0"/>
                <w:sz w:val="22"/>
              </w:rPr>
            </w:pPr>
            <w:r w:rsidRPr="00AD274A">
              <w:rPr>
                <w:b w:val="0"/>
                <w:sz w:val="22"/>
              </w:rPr>
              <w:t>Appuie sur la flèche ↓</w:t>
            </w:r>
          </w:p>
        </w:tc>
        <w:tc>
          <w:tcPr>
            <w:tcW w:w="3021" w:type="dxa"/>
          </w:tcPr>
          <w:p w14:paraId="7B260FE2"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14:paraId="7E3C514D" w14:textId="77777777"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Réduis le profil et retourne sur l’affichage de la grille pour voir les favoris</w:t>
            </w:r>
          </w:p>
        </w:tc>
      </w:tr>
    </w:tbl>
    <w:p w14:paraId="2A6BD910" w14:textId="77777777" w:rsidR="00AD274A" w:rsidRDefault="00AD274A" w:rsidP="00AD274A"/>
    <w:p w14:paraId="06730BF7" w14:textId="77777777" w:rsidR="00AD274A" w:rsidRDefault="00AD274A" w:rsidP="00AD274A">
      <w:pPr>
        <w:pStyle w:val="Titre5"/>
      </w:pPr>
      <w:r>
        <w:t>Scénario : Retourner à l’accueil</w:t>
      </w:r>
    </w:p>
    <w:tbl>
      <w:tblPr>
        <w:tblStyle w:val="Tableausimple1"/>
        <w:tblW w:w="0" w:type="auto"/>
        <w:tblLook w:val="04A0" w:firstRow="1" w:lastRow="0" w:firstColumn="1" w:lastColumn="0" w:noHBand="0" w:noVBand="1"/>
      </w:tblPr>
      <w:tblGrid>
        <w:gridCol w:w="3020"/>
        <w:gridCol w:w="3021"/>
        <w:gridCol w:w="3021"/>
      </w:tblGrid>
      <w:tr w:rsidR="00AD274A" w:rsidRPr="00AD274A" w14:paraId="4115C53C" w14:textId="77777777"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9EAB58" w14:textId="77777777" w:rsidR="00AD274A" w:rsidRPr="00AD274A" w:rsidRDefault="00AD274A" w:rsidP="003E13CC">
            <w:pPr>
              <w:rPr>
                <w:sz w:val="22"/>
              </w:rPr>
            </w:pPr>
            <w:r w:rsidRPr="00AD274A">
              <w:rPr>
                <w:sz w:val="22"/>
              </w:rPr>
              <w:t>Action</w:t>
            </w:r>
          </w:p>
        </w:tc>
        <w:tc>
          <w:tcPr>
            <w:tcW w:w="3021" w:type="dxa"/>
          </w:tcPr>
          <w:p w14:paraId="102013AE"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14:paraId="399FC357" w14:textId="77777777"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14:paraId="72D168C5" w14:textId="77777777"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B3C6676" w14:textId="77777777" w:rsidR="00AD274A" w:rsidRPr="00AD274A" w:rsidRDefault="00AD274A" w:rsidP="003E13CC">
            <w:pPr>
              <w:rPr>
                <w:b w:val="0"/>
                <w:sz w:val="22"/>
              </w:rPr>
            </w:pPr>
            <w:r w:rsidRPr="00AD274A">
              <w:rPr>
                <w:b w:val="0"/>
                <w:sz w:val="22"/>
              </w:rPr>
              <w:t>Appuyer sur la maison en haut à gauche</w:t>
            </w:r>
            <w:r w:rsidR="00C40468">
              <w:rPr>
                <w:b w:val="0"/>
                <w:sz w:val="22"/>
              </w:rPr>
              <w:t xml:space="preserve"> à partir de la page « découvrir »</w:t>
            </w:r>
            <w:r w:rsidR="00AF46C3">
              <w:rPr>
                <w:b w:val="0"/>
                <w:sz w:val="22"/>
              </w:rPr>
              <w:t>, depuis n’importe quelle vue</w:t>
            </w:r>
          </w:p>
        </w:tc>
        <w:tc>
          <w:tcPr>
            <w:tcW w:w="3021" w:type="dxa"/>
          </w:tcPr>
          <w:p w14:paraId="5733AAA3" w14:textId="77777777"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14:paraId="74260D19" w14:textId="77777777" w:rsidR="00AD274A" w:rsidRPr="00AD274A" w:rsidRDefault="003E13CC" w:rsidP="003E13CC">
            <w:pPr>
              <w:cnfStyle w:val="000000100000" w:firstRow="0" w:lastRow="0" w:firstColumn="0" w:lastColumn="0" w:oddVBand="0" w:evenVBand="0" w:oddHBand="1" w:evenHBand="0" w:firstRowFirstColumn="0" w:firstRowLastColumn="0" w:lastRowFirstColumn="0" w:lastRowLastColumn="0"/>
              <w:rPr>
                <w:sz w:val="22"/>
              </w:rPr>
            </w:pPr>
            <w:r>
              <w:rPr>
                <w:sz w:val="22"/>
              </w:rPr>
              <w:t>Retourne à</w:t>
            </w:r>
            <w:r w:rsidR="00AD274A" w:rsidRPr="00AD274A">
              <w:rPr>
                <w:sz w:val="22"/>
              </w:rPr>
              <w:t xml:space="preserve"> l’accueil</w:t>
            </w:r>
          </w:p>
        </w:tc>
      </w:tr>
    </w:tbl>
    <w:p w14:paraId="66AD54F6" w14:textId="77777777" w:rsidR="00D72AA4" w:rsidRPr="00D72AA4" w:rsidRDefault="00D72AA4" w:rsidP="00D72AA4"/>
    <w:p w14:paraId="22A143E6" w14:textId="77777777" w:rsidR="006154D8" w:rsidRDefault="006154D8" w:rsidP="006154D8">
      <w:pPr>
        <w:pStyle w:val="Titre2"/>
      </w:pPr>
      <w:bookmarkStart w:id="16" w:name="_Toc507508624"/>
      <w:r>
        <w:t>Stratégie de test</w:t>
      </w:r>
      <w:bookmarkEnd w:id="16"/>
    </w:p>
    <w:p w14:paraId="1FB6A2ED" w14:textId="77777777" w:rsidR="006154D8" w:rsidRDefault="006154D8" w:rsidP="006154D8">
      <w:r>
        <w:t>…</w:t>
      </w:r>
    </w:p>
    <w:p w14:paraId="3C9525CE" w14:textId="77777777" w:rsidR="006154D8" w:rsidRDefault="003D0C33" w:rsidP="006154D8">
      <w:pPr>
        <w:pStyle w:val="Titre2"/>
      </w:pPr>
      <w:bookmarkStart w:id="17" w:name="_Toc507508625"/>
      <w:r>
        <w:t>Planification</w:t>
      </w:r>
      <w:bookmarkEnd w:id="17"/>
    </w:p>
    <w:p w14:paraId="40D82328" w14:textId="77777777" w:rsidR="006154D8" w:rsidRDefault="00D72AA4" w:rsidP="006154D8">
      <w:r>
        <w:t>Le chef de projet m’ayant demandé une méthode agile pour la planification, il n’y a aura pas de planning sous Gantt mais sous l’outil « Trello » (outil imposé par le chef de projet). Je mets une capture d’écran ci-dessous de la planification.</w:t>
      </w:r>
    </w:p>
    <w:p w14:paraId="3EC98EC5" w14:textId="77777777" w:rsidR="00D72AA4" w:rsidRDefault="00D72AA4" w:rsidP="006154D8">
      <w:r>
        <w:rPr>
          <w:noProof/>
          <w:lang w:eastAsia="fr-CH"/>
        </w:rPr>
        <w:drawing>
          <wp:inline distT="0" distB="0" distL="0" distR="0" wp14:anchorId="36D92317" wp14:editId="408A7B31">
            <wp:extent cx="5760720" cy="14243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24305"/>
                    </a:xfrm>
                    <a:prstGeom prst="rect">
                      <a:avLst/>
                    </a:prstGeom>
                  </pic:spPr>
                </pic:pic>
              </a:graphicData>
            </a:graphic>
          </wp:inline>
        </w:drawing>
      </w:r>
    </w:p>
    <w:p w14:paraId="55770238" w14:textId="77777777" w:rsidR="006154D8" w:rsidRDefault="006154D8" w:rsidP="006154D8">
      <w:pPr>
        <w:pStyle w:val="Titre2"/>
      </w:pPr>
      <w:bookmarkStart w:id="18" w:name="_Toc507508626"/>
      <w:r>
        <w:t>Historique</w:t>
      </w:r>
      <w:bookmarkEnd w:id="18"/>
    </w:p>
    <w:p w14:paraId="72E22514" w14:textId="77777777" w:rsidR="006154D8" w:rsidRDefault="006154D8" w:rsidP="006154D8">
      <w:pPr>
        <w:rPr>
          <w:del w:id="19" w:author="DI-DOMENICO Tiffany" w:date="2018-03-15T16:26:00Z"/>
        </w:rPr>
      </w:pPr>
      <w:del w:id="20" w:author="DI-DOMENICO Tiffany" w:date="2018-03-15T16:26:00Z">
        <w:r>
          <w:delText>…</w:delText>
        </w:r>
      </w:del>
    </w:p>
    <w:p w14:paraId="519CF256" w14:textId="77777777" w:rsidR="003513C7" w:rsidRPr="003513C7" w:rsidRDefault="003513C7" w:rsidP="003513C7">
      <w:pPr>
        <w:pStyle w:val="Paragraphedeliste"/>
        <w:numPr>
          <w:ilvl w:val="0"/>
          <w:numId w:val="13"/>
        </w:numPr>
        <w:rPr>
          <w:ins w:id="21" w:author="DI-DOMENICO Tiffany" w:date="2018-03-15T16:26:00Z"/>
        </w:rPr>
      </w:pPr>
      <w:ins w:id="22" w:author="DI-DOMENICO Tiffany" w:date="2018-03-15T16:26:00Z">
        <w:r>
          <w:t>Le 07 mars, il a été décidé qu’il n’y aurait plus de serveur distant et il faut se focaliser sur les  données locales.</w:t>
        </w:r>
      </w:ins>
    </w:p>
    <w:p w14:paraId="0D09BED6" w14:textId="77777777" w:rsidR="006154D8" w:rsidRDefault="006154D8" w:rsidP="006154D8">
      <w:pPr>
        <w:pStyle w:val="Titre1"/>
      </w:pPr>
      <w:bookmarkStart w:id="23" w:name="_Toc507508627"/>
      <w:r>
        <w:t>Conception</w:t>
      </w:r>
      <w:bookmarkEnd w:id="23"/>
    </w:p>
    <w:p w14:paraId="49EAD94E" w14:textId="77777777" w:rsidR="006154D8" w:rsidRDefault="006154D8" w:rsidP="006154D8">
      <w:pPr>
        <w:pStyle w:val="Titre2"/>
      </w:pPr>
      <w:bookmarkStart w:id="24" w:name="_Toc507508628"/>
      <w:r>
        <w:t>Dossier de conception</w:t>
      </w:r>
      <w:bookmarkEnd w:id="24"/>
    </w:p>
    <w:p w14:paraId="519F5CB4" w14:textId="68B57782" w:rsidR="006154D8" w:rsidRDefault="006154D8" w:rsidP="003513C7">
      <w:pPr>
        <w:pStyle w:val="Paragraphedeliste"/>
        <w:numPr>
          <w:ilvl w:val="0"/>
          <w:numId w:val="13"/>
        </w:numPr>
        <w:rPr>
          <w:ins w:id="25" w:author="DI-DOMENICO Tiffany" w:date="2018-03-15T16:26:00Z"/>
        </w:rPr>
      </w:pPr>
      <w:del w:id="26" w:author="DI-DOMENICO Tiffany" w:date="2018-03-15T16:26:00Z">
        <w:r>
          <w:delText>…</w:delText>
        </w:r>
      </w:del>
      <w:ins w:id="27" w:author="DI-DOMENICO Tiffany" w:date="2018-03-15T16:26:00Z">
        <w:r w:rsidR="003513C7">
          <w:t>Tablette Android 4.2.2</w:t>
        </w:r>
      </w:ins>
    </w:p>
    <w:p w14:paraId="69B43749" w14:textId="77777777" w:rsidR="003513C7" w:rsidRDefault="003513C7" w:rsidP="003513C7">
      <w:pPr>
        <w:pStyle w:val="Paragraphedeliste"/>
        <w:numPr>
          <w:ilvl w:val="0"/>
          <w:numId w:val="13"/>
        </w:numPr>
        <w:rPr>
          <w:ins w:id="28" w:author="DI-DOMENICO Tiffany" w:date="2018-03-15T16:26:00Z"/>
        </w:rPr>
      </w:pPr>
      <w:ins w:id="29" w:author="DI-DOMENICO Tiffany" w:date="2018-03-15T16:26:00Z">
        <w:r>
          <w:t>L’OS utilisé pour le développement est Windows 7. Pour l’utilisation, il s’agit de tester sur une tablette sous Android 4.2.2 et sous le simulateur Android.</w:t>
        </w:r>
      </w:ins>
    </w:p>
    <w:p w14:paraId="41B9D9D0" w14:textId="77777777" w:rsidR="003513C7" w:rsidRDefault="00460077" w:rsidP="003513C7">
      <w:pPr>
        <w:pStyle w:val="Paragraphedeliste"/>
        <w:numPr>
          <w:ilvl w:val="0"/>
          <w:numId w:val="13"/>
        </w:numPr>
        <w:rPr>
          <w:ins w:id="30" w:author="DI-DOMENICO Tiffany" w:date="2018-03-15T16:26:00Z"/>
        </w:rPr>
      </w:pPr>
      <w:ins w:id="31" w:author="DI-DOMENICO Tiffany" w:date="2018-03-15T16:26:00Z">
        <w:r>
          <w:t>Le logiciel choisit pour développer est Android Studio</w:t>
        </w:r>
      </w:ins>
    </w:p>
    <w:p w14:paraId="11E5E8CA" w14:textId="77777777" w:rsidR="00460077" w:rsidRDefault="00460077" w:rsidP="003513C7">
      <w:pPr>
        <w:pStyle w:val="Paragraphedeliste"/>
        <w:numPr>
          <w:ilvl w:val="0"/>
          <w:numId w:val="13"/>
        </w:numPr>
        <w:rPr>
          <w:ins w:id="32" w:author="DI-DOMENICO Tiffany" w:date="2018-03-15T16:26:00Z"/>
        </w:rPr>
      </w:pPr>
      <w:ins w:id="33" w:author="DI-DOMENICO Tiffany" w:date="2018-03-15T16:26:00Z">
        <w:r>
          <w:t>La base de donnée contiendra une table pour l’utilisateur principal puis une autre pour contenir les pseudo-utilisateurs distants.</w:t>
        </w:r>
      </w:ins>
    </w:p>
    <w:p w14:paraId="3C205A43" w14:textId="77777777" w:rsidR="00460077" w:rsidRDefault="00460077" w:rsidP="00460077">
      <w:pPr>
        <w:pStyle w:val="Paragraphedeliste"/>
        <w:numPr>
          <w:ilvl w:val="1"/>
          <w:numId w:val="13"/>
        </w:numPr>
        <w:rPr>
          <w:ins w:id="34" w:author="DI-DOMENICO Tiffany" w:date="2018-03-15T16:26:00Z"/>
        </w:rPr>
      </w:pPr>
      <w:ins w:id="35" w:author="DI-DOMENICO Tiffany" w:date="2018-03-15T16:26:00Z">
        <w:r>
          <w:t>T_User</w:t>
        </w:r>
      </w:ins>
    </w:p>
    <w:p w14:paraId="40337DC1" w14:textId="77777777" w:rsidR="00460077" w:rsidRDefault="00460077" w:rsidP="00460077">
      <w:pPr>
        <w:pStyle w:val="Paragraphedeliste"/>
        <w:numPr>
          <w:ilvl w:val="2"/>
          <w:numId w:val="13"/>
        </w:numPr>
        <w:rPr>
          <w:ins w:id="36" w:author="DI-DOMENICO Tiffany" w:date="2018-03-15T16:26:00Z"/>
        </w:rPr>
      </w:pPr>
      <w:ins w:id="37" w:author="DI-DOMENICO Tiffany" w:date="2018-03-15T16:26:00Z">
        <w:r>
          <w:t>Pseudo : Pseudo de l’utilisateur principal</w:t>
        </w:r>
      </w:ins>
    </w:p>
    <w:p w14:paraId="126C1E8C" w14:textId="77777777" w:rsidR="00460077" w:rsidRDefault="00460077" w:rsidP="00460077">
      <w:pPr>
        <w:pStyle w:val="Paragraphedeliste"/>
        <w:numPr>
          <w:ilvl w:val="2"/>
          <w:numId w:val="13"/>
        </w:numPr>
        <w:rPr>
          <w:ins w:id="38" w:author="DI-DOMENICO Tiffany" w:date="2018-03-15T16:26:00Z"/>
        </w:rPr>
      </w:pPr>
      <w:ins w:id="39" w:author="DI-DOMENICO Tiffany" w:date="2018-03-15T16:26:00Z">
        <w:r>
          <w:t>Genre : Homme ou femme ?</w:t>
        </w:r>
      </w:ins>
    </w:p>
    <w:p w14:paraId="58DC94A2" w14:textId="77777777" w:rsidR="00460077" w:rsidRDefault="00460077" w:rsidP="00460077">
      <w:pPr>
        <w:pStyle w:val="Paragraphedeliste"/>
        <w:numPr>
          <w:ilvl w:val="2"/>
          <w:numId w:val="13"/>
        </w:numPr>
        <w:rPr>
          <w:ins w:id="40" w:author="DI-DOMENICO Tiffany" w:date="2018-03-15T16:26:00Z"/>
        </w:rPr>
      </w:pPr>
      <w:ins w:id="41" w:author="DI-DOMENICO Tiffany" w:date="2018-03-15T16:26:00Z">
        <w:r>
          <w:t>Pays : Pays d’origine de l’utilisateur</w:t>
        </w:r>
      </w:ins>
    </w:p>
    <w:p w14:paraId="213EF866" w14:textId="77777777" w:rsidR="00460077" w:rsidRDefault="00460077" w:rsidP="00460077">
      <w:pPr>
        <w:pStyle w:val="Paragraphedeliste"/>
        <w:numPr>
          <w:ilvl w:val="2"/>
          <w:numId w:val="13"/>
        </w:numPr>
        <w:rPr>
          <w:ins w:id="42" w:author="DI-DOMENICO Tiffany" w:date="2018-03-15T16:26:00Z"/>
        </w:rPr>
      </w:pPr>
      <w:ins w:id="43" w:author="DI-DOMENICO Tiffany" w:date="2018-03-15T16:26:00Z">
        <w:r>
          <w:t>Description : Description de l’utilisateur</w:t>
        </w:r>
      </w:ins>
    </w:p>
    <w:p w14:paraId="07CC29F7" w14:textId="77777777" w:rsidR="00460077" w:rsidRDefault="00460077" w:rsidP="00460077">
      <w:pPr>
        <w:pStyle w:val="Paragraphedeliste"/>
        <w:numPr>
          <w:ilvl w:val="1"/>
          <w:numId w:val="13"/>
        </w:numPr>
        <w:rPr>
          <w:ins w:id="44" w:author="DI-DOMENICO Tiffany" w:date="2018-03-15T16:26:00Z"/>
        </w:rPr>
      </w:pPr>
      <w:ins w:id="45" w:author="DI-DOMENICO Tiffany" w:date="2018-03-15T16:26:00Z">
        <w:r>
          <w:t>…</w:t>
        </w:r>
      </w:ins>
    </w:p>
    <w:p w14:paraId="3E729217" w14:textId="77777777" w:rsidR="00460077" w:rsidRDefault="00460077" w:rsidP="00460077"/>
    <w:p w14:paraId="4C5B6062" w14:textId="77777777" w:rsidR="006154D8" w:rsidRDefault="006154D8" w:rsidP="006154D8">
      <w:pPr>
        <w:pStyle w:val="Titre1"/>
      </w:pPr>
      <w:bookmarkStart w:id="46" w:name="_Toc507508629"/>
      <w:r>
        <w:t>Réalisation</w:t>
      </w:r>
      <w:bookmarkEnd w:id="46"/>
    </w:p>
    <w:p w14:paraId="688D7C3F" w14:textId="77777777" w:rsidR="006154D8" w:rsidRDefault="006154D8" w:rsidP="006154D8">
      <w:pPr>
        <w:pStyle w:val="Titre2"/>
      </w:pPr>
      <w:bookmarkStart w:id="47" w:name="_Toc507508630"/>
      <w:r>
        <w:t>Dossier de réalisation</w:t>
      </w:r>
      <w:bookmarkEnd w:id="47"/>
    </w:p>
    <w:p w14:paraId="16E46544" w14:textId="77777777" w:rsidR="006154D8" w:rsidRDefault="006154D8" w:rsidP="006154D8">
      <w:r>
        <w:t>…</w:t>
      </w:r>
    </w:p>
    <w:p w14:paraId="530D9627" w14:textId="77777777" w:rsidR="006154D8" w:rsidRDefault="006154D8" w:rsidP="006154D8">
      <w:pPr>
        <w:pStyle w:val="Titre2"/>
      </w:pPr>
      <w:bookmarkStart w:id="48" w:name="_Toc507508631"/>
      <w:r>
        <w:t>Description des tests effectués</w:t>
      </w:r>
      <w:bookmarkEnd w:id="48"/>
    </w:p>
    <w:p w14:paraId="4B4635B4" w14:textId="77777777" w:rsidR="006154D8" w:rsidRDefault="006154D8" w:rsidP="006154D8">
      <w:r>
        <w:t>…</w:t>
      </w:r>
    </w:p>
    <w:p w14:paraId="5F870491" w14:textId="77777777" w:rsidR="006154D8" w:rsidRDefault="006154D8" w:rsidP="006154D8">
      <w:pPr>
        <w:pStyle w:val="Titre2"/>
      </w:pPr>
      <w:bookmarkStart w:id="49" w:name="_Toc507508632"/>
      <w:r>
        <w:t>Erreurs restantes</w:t>
      </w:r>
      <w:bookmarkEnd w:id="49"/>
    </w:p>
    <w:p w14:paraId="59C72822" w14:textId="77777777" w:rsidR="006154D8" w:rsidRDefault="006154D8" w:rsidP="006154D8">
      <w:r>
        <w:t>…</w:t>
      </w:r>
    </w:p>
    <w:p w14:paraId="485B8B0D" w14:textId="77777777" w:rsidR="006154D8" w:rsidRDefault="006154D8" w:rsidP="006154D8">
      <w:pPr>
        <w:pStyle w:val="Titre2"/>
      </w:pPr>
      <w:bookmarkStart w:id="50" w:name="_Toc507508633"/>
      <w:r>
        <w:t>Dossier d’archivage</w:t>
      </w:r>
      <w:bookmarkEnd w:id="50"/>
    </w:p>
    <w:p w14:paraId="7AF23E5F" w14:textId="77777777" w:rsidR="006154D8" w:rsidRDefault="006154D8" w:rsidP="006154D8">
      <w:r>
        <w:t>…</w:t>
      </w:r>
    </w:p>
    <w:p w14:paraId="3A4FBBBF" w14:textId="77777777" w:rsidR="006154D8" w:rsidRDefault="006154D8" w:rsidP="006154D8">
      <w:pPr>
        <w:pStyle w:val="Titre1"/>
      </w:pPr>
      <w:bookmarkStart w:id="51" w:name="_Toc507508634"/>
      <w:r>
        <w:t>Mise en service</w:t>
      </w:r>
      <w:bookmarkEnd w:id="51"/>
    </w:p>
    <w:p w14:paraId="1FE26455" w14:textId="77777777" w:rsidR="006154D8" w:rsidRDefault="006154D8" w:rsidP="006154D8">
      <w:pPr>
        <w:pStyle w:val="Titre2"/>
      </w:pPr>
      <w:bookmarkStart w:id="52" w:name="_Toc507508635"/>
      <w:r>
        <w:t>Installation</w:t>
      </w:r>
      <w:bookmarkEnd w:id="52"/>
    </w:p>
    <w:p w14:paraId="4B2FD177" w14:textId="77777777" w:rsidR="006154D8" w:rsidRDefault="006154D8" w:rsidP="006154D8">
      <w:r>
        <w:t>…</w:t>
      </w:r>
    </w:p>
    <w:p w14:paraId="0483B21A" w14:textId="77777777" w:rsidR="006154D8" w:rsidRDefault="006154D8" w:rsidP="006154D8">
      <w:pPr>
        <w:pStyle w:val="Titre2"/>
      </w:pPr>
      <w:bookmarkStart w:id="53" w:name="_Toc507508636"/>
      <w:r>
        <w:t>Rapport de mise en service</w:t>
      </w:r>
      <w:bookmarkEnd w:id="53"/>
    </w:p>
    <w:p w14:paraId="4B544A30" w14:textId="77777777" w:rsidR="006154D8" w:rsidRDefault="006154D8" w:rsidP="006154D8">
      <w:r>
        <w:t>…</w:t>
      </w:r>
    </w:p>
    <w:p w14:paraId="7BAEFCDC" w14:textId="77777777" w:rsidR="006154D8" w:rsidRDefault="006154D8" w:rsidP="006154D8">
      <w:pPr>
        <w:pStyle w:val="Titre2"/>
      </w:pPr>
      <w:bookmarkStart w:id="54" w:name="_Toc507508637"/>
      <w:r>
        <w:t>Liste des documents fournis</w:t>
      </w:r>
      <w:bookmarkEnd w:id="54"/>
    </w:p>
    <w:p w14:paraId="03277392" w14:textId="77777777" w:rsidR="006154D8" w:rsidRDefault="006154D8" w:rsidP="006154D8">
      <w:r>
        <w:t>…</w:t>
      </w:r>
    </w:p>
    <w:p w14:paraId="1B894E08" w14:textId="77777777" w:rsidR="006154D8" w:rsidRDefault="006154D8" w:rsidP="006154D8">
      <w:pPr>
        <w:pStyle w:val="Titre1"/>
      </w:pPr>
      <w:bookmarkStart w:id="55" w:name="_Toc507508638"/>
      <w:r>
        <w:t>Conclusions</w:t>
      </w:r>
      <w:bookmarkEnd w:id="55"/>
    </w:p>
    <w:p w14:paraId="7D833FE7" w14:textId="77777777" w:rsidR="006154D8" w:rsidRDefault="006154D8" w:rsidP="006154D8">
      <w:r>
        <w:t>…</w:t>
      </w:r>
    </w:p>
    <w:p w14:paraId="2F377E33" w14:textId="77777777" w:rsidR="006154D8" w:rsidRDefault="006154D8" w:rsidP="006154D8">
      <w:pPr>
        <w:pStyle w:val="Titre1"/>
      </w:pPr>
      <w:bookmarkStart w:id="56" w:name="_Toc507508639"/>
      <w:r>
        <w:t>Annexes</w:t>
      </w:r>
      <w:bookmarkEnd w:id="56"/>
    </w:p>
    <w:p w14:paraId="7EF138F9" w14:textId="77777777" w:rsidR="006154D8" w:rsidRDefault="006154D8" w:rsidP="006154D8">
      <w:pPr>
        <w:pStyle w:val="Titre2"/>
      </w:pPr>
      <w:bookmarkStart w:id="57" w:name="_Toc507508640"/>
      <w:r>
        <w:t>Sources – Bibliographie</w:t>
      </w:r>
      <w:bookmarkEnd w:id="57"/>
    </w:p>
    <w:p w14:paraId="0723AF7B" w14:textId="77777777" w:rsidR="006154D8" w:rsidRDefault="006154D8" w:rsidP="006154D8">
      <w:r>
        <w:t>…</w:t>
      </w:r>
    </w:p>
    <w:p w14:paraId="7F0FC172" w14:textId="77777777" w:rsidR="006154D8" w:rsidRDefault="006154D8" w:rsidP="006154D8">
      <w:pPr>
        <w:pStyle w:val="Titre2"/>
      </w:pPr>
      <w:bookmarkStart w:id="58" w:name="_Toc507508641"/>
      <w:r>
        <w:t>Journal de bord</w:t>
      </w:r>
      <w:bookmarkEnd w:id="58"/>
    </w:p>
    <w:tbl>
      <w:tblPr>
        <w:tblStyle w:val="Grilledetableauclaire"/>
        <w:tblW w:w="0" w:type="auto"/>
        <w:tblLook w:val="04A0" w:firstRow="1" w:lastRow="0" w:firstColumn="1" w:lastColumn="0" w:noHBand="0" w:noVBand="1"/>
      </w:tblPr>
      <w:tblGrid>
        <w:gridCol w:w="2127"/>
        <w:gridCol w:w="6935"/>
      </w:tblGrid>
      <w:tr w:rsidR="00B006FA" w:rsidRPr="00B006FA" w14:paraId="70B7EE65" w14:textId="77777777" w:rsidTr="00B006FA">
        <w:trPr>
          <w:trHeight w:val="300"/>
        </w:trPr>
        <w:tc>
          <w:tcPr>
            <w:tcW w:w="3220" w:type="dxa"/>
            <w:noWrap/>
            <w:hideMark/>
          </w:tcPr>
          <w:p w14:paraId="1A7D225C" w14:textId="77777777" w:rsidR="00B006FA" w:rsidRPr="00B006FA" w:rsidRDefault="00B006FA" w:rsidP="00B006FA">
            <w:pPr>
              <w:rPr>
                <w:b/>
                <w:bCs/>
              </w:rPr>
            </w:pPr>
            <w:r w:rsidRPr="00B006FA">
              <w:rPr>
                <w:b/>
                <w:bCs/>
              </w:rPr>
              <w:t>Date</w:t>
            </w:r>
          </w:p>
        </w:tc>
        <w:tc>
          <w:tcPr>
            <w:tcW w:w="10780" w:type="dxa"/>
            <w:noWrap/>
            <w:hideMark/>
          </w:tcPr>
          <w:p w14:paraId="4D9BE549" w14:textId="77777777" w:rsidR="00B006FA" w:rsidRPr="00B006FA" w:rsidRDefault="00B006FA" w:rsidP="00B006FA">
            <w:pPr>
              <w:rPr>
                <w:b/>
                <w:bCs/>
              </w:rPr>
            </w:pPr>
            <w:r w:rsidRPr="00B006FA">
              <w:rPr>
                <w:b/>
                <w:bCs/>
              </w:rPr>
              <w:t>Evénement</w:t>
            </w:r>
          </w:p>
        </w:tc>
      </w:tr>
      <w:tr w:rsidR="00B006FA" w:rsidRPr="00B006FA" w14:paraId="0869B131" w14:textId="77777777" w:rsidTr="00B006FA">
        <w:trPr>
          <w:trHeight w:val="300"/>
        </w:trPr>
        <w:tc>
          <w:tcPr>
            <w:tcW w:w="3220" w:type="dxa"/>
            <w:noWrap/>
            <w:hideMark/>
          </w:tcPr>
          <w:p w14:paraId="5B418077" w14:textId="77777777" w:rsidR="00B006FA" w:rsidRPr="00B006FA" w:rsidRDefault="00B006FA" w:rsidP="00B006FA">
            <w:r w:rsidRPr="00B006FA">
              <w:t>24 février 2018</w:t>
            </w:r>
          </w:p>
        </w:tc>
        <w:tc>
          <w:tcPr>
            <w:tcW w:w="10780" w:type="dxa"/>
            <w:hideMark/>
          </w:tcPr>
          <w:p w14:paraId="7AEA4518" w14:textId="77777777" w:rsidR="00B006FA" w:rsidRPr="00B006FA" w:rsidRDefault="00B006FA" w:rsidP="00F45301">
            <w:r w:rsidRPr="00B006FA">
              <w:t xml:space="preserve">Demande du CdP de refaire les Scénarios car le format n'est pas bon </w:t>
            </w:r>
          </w:p>
        </w:tc>
      </w:tr>
      <w:tr w:rsidR="00544FA3" w:rsidRPr="00B006FA" w14:paraId="52AD2F46" w14:textId="77777777" w:rsidTr="00B006FA">
        <w:trPr>
          <w:trHeight w:val="300"/>
        </w:trPr>
        <w:tc>
          <w:tcPr>
            <w:tcW w:w="3220" w:type="dxa"/>
            <w:noWrap/>
          </w:tcPr>
          <w:p w14:paraId="59BF67DC" w14:textId="77777777" w:rsidR="00544FA3" w:rsidRPr="00B006FA" w:rsidRDefault="0075719C" w:rsidP="00B006FA">
            <w:r>
              <w:t>07 mars 2018</w:t>
            </w:r>
          </w:p>
        </w:tc>
        <w:tc>
          <w:tcPr>
            <w:tcW w:w="10780" w:type="dxa"/>
          </w:tcPr>
          <w:p w14:paraId="1F005291" w14:textId="77777777" w:rsidR="00544FA3" w:rsidRDefault="0075719C" w:rsidP="00F45301">
            <w:r>
              <w:t>Discussion avec M.Glassey à propos du pré-TPI pour avoir des pistes en vue du TPI. Voici les modifications apportées au projet :</w:t>
            </w:r>
          </w:p>
          <w:p w14:paraId="6A6C50E0" w14:textId="77777777" w:rsidR="0075719C" w:rsidRPr="0075719C" w:rsidRDefault="0075719C" w:rsidP="0075719C">
            <w:pPr>
              <w:pStyle w:val="Paragraphedeliste"/>
              <w:numPr>
                <w:ilvl w:val="0"/>
                <w:numId w:val="6"/>
              </w:numPr>
              <w:ind w:left="460"/>
              <w:rPr>
                <w:rFonts w:ascii="Calibri" w:hAnsi="Calibri"/>
                <w:sz w:val="22"/>
              </w:rPr>
            </w:pPr>
            <w:r>
              <w:t>Mettre de côté la partie « réseau sociale » et l’utilisation d’un serveur disant</w:t>
            </w:r>
          </w:p>
          <w:p w14:paraId="58679729" w14:textId="77777777" w:rsidR="0075719C" w:rsidRDefault="0075719C" w:rsidP="0075719C">
            <w:pPr>
              <w:pStyle w:val="Paragraphedeliste"/>
              <w:numPr>
                <w:ilvl w:val="0"/>
                <w:numId w:val="6"/>
              </w:numPr>
              <w:ind w:left="460"/>
            </w:pPr>
            <w:r>
              <w:t>Se focaliser sur une application totalement « locale » mais en soignant tout particulièrement la persistance des données</w:t>
            </w:r>
          </w:p>
          <w:p w14:paraId="191EEE6B" w14:textId="77777777" w:rsidR="0075719C" w:rsidRPr="00B006FA" w:rsidRDefault="0075719C" w:rsidP="00F45301"/>
        </w:tc>
      </w:tr>
      <w:tr w:rsidR="00F87165" w:rsidRPr="00B006FA" w14:paraId="6706E706" w14:textId="77777777" w:rsidTr="00B006FA">
        <w:trPr>
          <w:trHeight w:val="300"/>
        </w:trPr>
        <w:tc>
          <w:tcPr>
            <w:tcW w:w="3220" w:type="dxa"/>
            <w:noWrap/>
          </w:tcPr>
          <w:p w14:paraId="58FB774E" w14:textId="77777777" w:rsidR="00F87165" w:rsidRDefault="00F87165" w:rsidP="00B006FA">
            <w:r>
              <w:t>08 mars 2018</w:t>
            </w:r>
          </w:p>
        </w:tc>
        <w:tc>
          <w:tcPr>
            <w:tcW w:w="10780" w:type="dxa"/>
          </w:tcPr>
          <w:p w14:paraId="421CD43C" w14:textId="77777777" w:rsidR="00F87165" w:rsidRDefault="00F87165" w:rsidP="00F45301">
            <w:r>
              <w:t>Démo du sprint 1 &amp; Validation de celui-ci. En attente de la validation des uses cases et scénario.</w:t>
            </w:r>
          </w:p>
        </w:tc>
      </w:tr>
    </w:tbl>
    <w:p w14:paraId="0ED9BA3C" w14:textId="77777777" w:rsidR="006154D8" w:rsidRDefault="006154D8" w:rsidP="006154D8"/>
    <w:p w14:paraId="51CA363C" w14:textId="77777777" w:rsidR="006154D8" w:rsidRDefault="006154D8" w:rsidP="006154D8">
      <w:pPr>
        <w:pStyle w:val="Titre2"/>
      </w:pPr>
      <w:bookmarkStart w:id="59" w:name="_Toc507508642"/>
      <w:r>
        <w:t>Manuel d’utilisation</w:t>
      </w:r>
      <w:bookmarkEnd w:id="59"/>
    </w:p>
    <w:p w14:paraId="558F7C9A" w14:textId="77777777" w:rsidR="006154D8" w:rsidRDefault="006154D8" w:rsidP="006154D8">
      <w:r>
        <w:t>…</w:t>
      </w:r>
    </w:p>
    <w:p w14:paraId="7CAC13DB" w14:textId="77777777" w:rsidR="006154D8" w:rsidRDefault="006154D8" w:rsidP="006154D8">
      <w:pPr>
        <w:pStyle w:val="Titre2"/>
      </w:pPr>
      <w:bookmarkStart w:id="60" w:name="_Toc507508643"/>
      <w:r>
        <w:t>Archive du projet</w:t>
      </w:r>
      <w:bookmarkEnd w:id="60"/>
    </w:p>
    <w:p w14:paraId="7082B8AF" w14:textId="77777777" w:rsidR="006154D8" w:rsidRPr="006154D8" w:rsidRDefault="006154D8" w:rsidP="006154D8">
      <w:r>
        <w:t>…</w:t>
      </w:r>
    </w:p>
    <w:sectPr w:rsidR="006154D8" w:rsidRPr="006154D8" w:rsidSect="00805C94">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47DD47" w14:textId="77777777" w:rsidR="008D3CA0" w:rsidRDefault="008D3CA0" w:rsidP="003A6D16">
      <w:pPr>
        <w:spacing w:after="0" w:line="240" w:lineRule="auto"/>
      </w:pPr>
      <w:r>
        <w:separator/>
      </w:r>
    </w:p>
  </w:endnote>
  <w:endnote w:type="continuationSeparator" w:id="0">
    <w:p w14:paraId="0EA5FC6F" w14:textId="77777777" w:rsidR="008D3CA0" w:rsidRDefault="008D3CA0" w:rsidP="003A6D16">
      <w:pPr>
        <w:spacing w:after="0" w:line="240" w:lineRule="auto"/>
      </w:pPr>
      <w:r>
        <w:continuationSeparator/>
      </w:r>
    </w:p>
  </w:endnote>
  <w:endnote w:type="continuationNotice" w:id="1">
    <w:p w14:paraId="60BBD107" w14:textId="77777777" w:rsidR="008D3CA0" w:rsidRDefault="008D3C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40295" w14:textId="74E91DCC" w:rsidR="003E13CC" w:rsidRDefault="003E13CC">
    <w:pPr>
      <w:pStyle w:val="Pieddepage"/>
    </w:pPr>
    <w:r>
      <w:t>Tiffany Di Domenico</w:t>
    </w:r>
    <w:r>
      <w:ptab w:relativeTo="margin" w:alignment="center" w:leader="none"/>
    </w:r>
    <w:r>
      <w:ptab w:relativeTo="margin" w:alignment="right" w:leader="none"/>
    </w:r>
    <w:r>
      <w:fldChar w:fldCharType="begin"/>
    </w:r>
    <w:r>
      <w:instrText xml:space="preserve"> DATE  \@ "dddd d MMMM yyyy"  \* MERGEFORMAT </w:instrText>
    </w:r>
    <w:r>
      <w:fldChar w:fldCharType="separate"/>
    </w:r>
    <w:r w:rsidR="001F4B5F">
      <w:rPr>
        <w:noProof/>
      </w:rPr>
      <w:t>jeudi 15 mars 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B3D744" w14:textId="77777777" w:rsidR="008D3CA0" w:rsidRDefault="008D3CA0" w:rsidP="003A6D16">
      <w:pPr>
        <w:spacing w:after="0" w:line="240" w:lineRule="auto"/>
      </w:pPr>
      <w:r>
        <w:separator/>
      </w:r>
    </w:p>
  </w:footnote>
  <w:footnote w:type="continuationSeparator" w:id="0">
    <w:p w14:paraId="14761606" w14:textId="77777777" w:rsidR="008D3CA0" w:rsidRDefault="008D3CA0" w:rsidP="003A6D16">
      <w:pPr>
        <w:spacing w:after="0" w:line="240" w:lineRule="auto"/>
      </w:pPr>
      <w:r>
        <w:continuationSeparator/>
      </w:r>
    </w:p>
  </w:footnote>
  <w:footnote w:type="continuationNotice" w:id="1">
    <w:p w14:paraId="1F9A88EC" w14:textId="77777777" w:rsidR="008D3CA0" w:rsidRDefault="008D3C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1F1A4" w14:textId="77777777" w:rsidR="003E13CC" w:rsidRDefault="003E13CC">
    <w:pPr>
      <w:pStyle w:val="En-tte"/>
    </w:pPr>
    <w:r>
      <w:rPr>
        <w:noProof/>
        <w:lang w:eastAsia="fr-CH"/>
      </w:rPr>
      <w:drawing>
        <wp:anchor distT="0" distB="0" distL="114300" distR="114300" simplePos="0" relativeHeight="251662336" behindDoc="0" locked="0" layoutInCell="0" allowOverlap="1" wp14:anchorId="2506E4EF" wp14:editId="14896989">
          <wp:simplePos x="0" y="0"/>
          <wp:positionH relativeFrom="column">
            <wp:posOffset>0</wp:posOffset>
          </wp:positionH>
          <wp:positionV relativeFrom="paragraph">
            <wp:posOffset>-635</wp:posOffset>
          </wp:positionV>
          <wp:extent cx="1331595" cy="405130"/>
          <wp:effectExtent l="0" t="0" r="1905"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402CA" w14:textId="77777777" w:rsidR="003E13CC" w:rsidRDefault="003E13CC">
                          <w:pPr>
                            <w:spacing w:after="0" w:line="240" w:lineRule="auto"/>
                            <w:jc w:val="right"/>
                          </w:pPr>
                          <w:r>
                            <w:t>Application mobile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14:paraId="61F402CA" w14:textId="77777777" w:rsidR="003E13CC" w:rsidRDefault="003E13CC">
                    <w:pPr>
                      <w:spacing w:after="0" w:line="240" w:lineRule="auto"/>
                      <w:jc w:val="right"/>
                    </w:pPr>
                    <w:r>
                      <w:t>Application mobile</w:t>
                    </w:r>
                  </w:p>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F0F92DB" w14:textId="4B0ED76E" w:rsidR="003E13CC" w:rsidRDefault="003E13CC">
                          <w:pPr>
                            <w:spacing w:after="0" w:line="240" w:lineRule="auto"/>
                            <w:rPr>
                              <w:color w:val="FFFFFF" w:themeColor="background1"/>
                            </w:rPr>
                          </w:pPr>
                          <w:r>
                            <w:fldChar w:fldCharType="begin"/>
                          </w:r>
                          <w:r>
                            <w:instrText>PAGE   \* MERGEFORMAT</w:instrText>
                          </w:r>
                          <w:r>
                            <w:fldChar w:fldCharType="separate"/>
                          </w:r>
                          <w:r w:rsidR="001F4B5F" w:rsidRPr="001F4B5F">
                            <w:rPr>
                              <w:noProof/>
                              <w:color w:val="FFFFFF" w:themeColor="background1"/>
                              <w:lang w:val="fr-FR"/>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7b3b5 [1945]" stroked="f">
              <v:textbox style="mso-fit-shape-to-text:t" inset=",0,,0">
                <w:txbxContent>
                  <w:p w14:paraId="6F0F92DB" w14:textId="4B0ED76E" w:rsidR="003E13CC" w:rsidRDefault="003E13CC">
                    <w:pPr>
                      <w:spacing w:after="0" w:line="240" w:lineRule="auto"/>
                      <w:rPr>
                        <w:color w:val="FFFFFF" w:themeColor="background1"/>
                      </w:rPr>
                    </w:pPr>
                    <w:r>
                      <w:fldChar w:fldCharType="begin"/>
                    </w:r>
                    <w:r>
                      <w:instrText>PAGE   \* MERGEFORMAT</w:instrText>
                    </w:r>
                    <w:r>
                      <w:fldChar w:fldCharType="separate"/>
                    </w:r>
                    <w:r w:rsidR="001F4B5F" w:rsidRPr="001F4B5F">
                      <w:rPr>
                        <w:noProof/>
                        <w:color w:val="FFFFFF" w:themeColor="background1"/>
                        <w:lang w:val="fr-FR"/>
                      </w:rPr>
                      <w:t>4</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C304C"/>
    <w:multiLevelType w:val="hybridMultilevel"/>
    <w:tmpl w:val="0BD07808"/>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52E28C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9811B8A"/>
    <w:multiLevelType w:val="multilevel"/>
    <w:tmpl w:val="3C1694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2A04A7"/>
    <w:multiLevelType w:val="multilevel"/>
    <w:tmpl w:val="3C1694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413022"/>
    <w:multiLevelType w:val="hybridMultilevel"/>
    <w:tmpl w:val="44EA389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E06D37"/>
    <w:multiLevelType w:val="multilevel"/>
    <w:tmpl w:val="3C1694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CD05E39"/>
    <w:multiLevelType w:val="multilevel"/>
    <w:tmpl w:val="3C1694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4AD01B0"/>
    <w:multiLevelType w:val="hybridMultilevel"/>
    <w:tmpl w:val="C27CB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D511BE8"/>
    <w:multiLevelType w:val="hybridMultilevel"/>
    <w:tmpl w:val="95882D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3B318A5"/>
    <w:multiLevelType w:val="multilevel"/>
    <w:tmpl w:val="3C1694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AB28B7"/>
    <w:multiLevelType w:val="multilevel"/>
    <w:tmpl w:val="3C1694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CBC3E55"/>
    <w:multiLevelType w:val="hybridMultilevel"/>
    <w:tmpl w:val="483C995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9C84692"/>
    <w:multiLevelType w:val="hybridMultilevel"/>
    <w:tmpl w:val="02D279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4"/>
  </w:num>
  <w:num w:numId="5">
    <w:abstractNumId w:val="8"/>
  </w:num>
  <w:num w:numId="6">
    <w:abstractNumId w:val="12"/>
  </w:num>
  <w:num w:numId="7">
    <w:abstractNumId w:val="10"/>
  </w:num>
  <w:num w:numId="8">
    <w:abstractNumId w:val="9"/>
  </w:num>
  <w:num w:numId="9">
    <w:abstractNumId w:val="3"/>
  </w:num>
  <w:num w:numId="10">
    <w:abstractNumId w:val="5"/>
  </w:num>
  <w:num w:numId="11">
    <w:abstractNumId w:val="2"/>
  </w:num>
  <w:num w:numId="12">
    <w:abstractNumId w:val="6"/>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DOMENICO Tiffany">
    <w15:presenceInfo w15:providerId="AD" w15:userId="S-1-5-21-284480379-1463103499-3249272784-76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ctiveWritingStyle w:appName="MSWord" w:lang="fr-FR" w:vendorID="64" w:dllVersion="131078" w:nlCheck="1" w:checkStyle="0"/>
  <w:activeWritingStyle w:appName="MSWord" w:lang="fr-CH" w:vendorID="64" w:dllVersion="131078"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C94"/>
    <w:rsid w:val="00052130"/>
    <w:rsid w:val="00057191"/>
    <w:rsid w:val="000B758C"/>
    <w:rsid w:val="000C170D"/>
    <w:rsid w:val="000E0FFA"/>
    <w:rsid w:val="001655E9"/>
    <w:rsid w:val="00192323"/>
    <w:rsid w:val="001A7D93"/>
    <w:rsid w:val="001F4B5F"/>
    <w:rsid w:val="00263A1A"/>
    <w:rsid w:val="0026676F"/>
    <w:rsid w:val="00332B7D"/>
    <w:rsid w:val="003513C7"/>
    <w:rsid w:val="003527DE"/>
    <w:rsid w:val="003971B7"/>
    <w:rsid w:val="003A6D16"/>
    <w:rsid w:val="003D0C33"/>
    <w:rsid w:val="003E13CC"/>
    <w:rsid w:val="00426BA3"/>
    <w:rsid w:val="00427C0B"/>
    <w:rsid w:val="0045280C"/>
    <w:rsid w:val="00460077"/>
    <w:rsid w:val="004C59D4"/>
    <w:rsid w:val="00544FA3"/>
    <w:rsid w:val="005C686E"/>
    <w:rsid w:val="005F5712"/>
    <w:rsid w:val="006154D8"/>
    <w:rsid w:val="0075719C"/>
    <w:rsid w:val="0078389C"/>
    <w:rsid w:val="007B7520"/>
    <w:rsid w:val="00805C94"/>
    <w:rsid w:val="00867D08"/>
    <w:rsid w:val="008C625E"/>
    <w:rsid w:val="008D3CA0"/>
    <w:rsid w:val="008F04F1"/>
    <w:rsid w:val="00901065"/>
    <w:rsid w:val="00903631"/>
    <w:rsid w:val="00920A0C"/>
    <w:rsid w:val="009408D9"/>
    <w:rsid w:val="00963AD9"/>
    <w:rsid w:val="00AD274A"/>
    <w:rsid w:val="00AF46C3"/>
    <w:rsid w:val="00AF537F"/>
    <w:rsid w:val="00B006FA"/>
    <w:rsid w:val="00B84F99"/>
    <w:rsid w:val="00BD5F77"/>
    <w:rsid w:val="00BD634D"/>
    <w:rsid w:val="00C40468"/>
    <w:rsid w:val="00C94A13"/>
    <w:rsid w:val="00D72AA4"/>
    <w:rsid w:val="00D906EA"/>
    <w:rsid w:val="00E21818"/>
    <w:rsid w:val="00E91A91"/>
    <w:rsid w:val="00F21EF8"/>
    <w:rsid w:val="00F45301"/>
    <w:rsid w:val="00F87165"/>
    <w:rsid w:val="00FD07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352B6"/>
  <w15:chartTrackingRefBased/>
  <w15:docId w15:val="{1FC3B192-9A86-4DC3-8C2F-6E2D4B83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A1A"/>
    <w:pPr>
      <w:jc w:val="both"/>
    </w:pPr>
    <w:rPr>
      <w:rFonts w:ascii="Corbel" w:hAnsi="Corbel"/>
      <w:sz w:val="24"/>
    </w:rPr>
  </w:style>
  <w:style w:type="paragraph" w:styleId="Titre1">
    <w:name w:val="heading 1"/>
    <w:basedOn w:val="Normal"/>
    <w:next w:val="Normal"/>
    <w:link w:val="Titre1Car"/>
    <w:uiPriority w:val="9"/>
    <w:qFormat/>
    <w:rsid w:val="001F4B5F"/>
    <w:pPr>
      <w:keepNext/>
      <w:keepLines/>
      <w:numPr>
        <w:numId w:val="1"/>
      </w:numPr>
      <w:pBdr>
        <w:bottom w:val="single" w:sz="4" w:space="2" w:color="8784C7" w:themeColor="accent2"/>
      </w:pBdr>
      <w:spacing w:before="360" w:after="360" w:line="240" w:lineRule="auto"/>
      <w:outlineLvl w:val="0"/>
      <w:pPrChange w:id="0" w:author="DI-DOMENICO Tiffany" w:date="2018-03-15T16:26:00Z">
        <w:pPr>
          <w:keepNext/>
          <w:keepLines/>
          <w:numPr>
            <w:numId w:val="1"/>
          </w:numPr>
          <w:pBdr>
            <w:bottom w:val="single" w:sz="4" w:space="2" w:color="8784C7" w:themeColor="accent2"/>
          </w:pBdr>
          <w:spacing w:before="360" w:after="360"/>
          <w:ind w:left="431" w:hanging="431"/>
          <w:jc w:val="both"/>
          <w:outlineLvl w:val="0"/>
        </w:pPr>
      </w:pPrChange>
    </w:pPr>
    <w:rPr>
      <w:rFonts w:eastAsiaTheme="majorEastAsia" w:cstheme="majorBidi"/>
      <w:color w:val="262626" w:themeColor="text1" w:themeTint="D9"/>
      <w:sz w:val="36"/>
      <w:szCs w:val="40"/>
      <w:rPrChange w:id="0" w:author="DI-DOMENICO Tiffany" w:date="2018-03-15T16:26:00Z">
        <w:rPr>
          <w:rFonts w:ascii="Corbel" w:eastAsiaTheme="majorEastAsia" w:hAnsi="Corbel" w:cstheme="majorBidi"/>
          <w:color w:val="262626" w:themeColor="text1" w:themeTint="D9"/>
          <w:sz w:val="36"/>
          <w:szCs w:val="40"/>
          <w:lang w:val="fr-CH" w:eastAsia="en-US" w:bidi="ar-SA"/>
        </w:rPr>
      </w:rPrChange>
    </w:rPr>
  </w:style>
  <w:style w:type="paragraph" w:styleId="Titre2">
    <w:name w:val="heading 2"/>
    <w:basedOn w:val="Normal"/>
    <w:next w:val="Normal"/>
    <w:link w:val="Titre2Car"/>
    <w:uiPriority w:val="9"/>
    <w:unhideWhenUsed/>
    <w:qFormat/>
    <w:rsid w:val="008F04F1"/>
    <w:pPr>
      <w:keepNext/>
      <w:keepLines/>
      <w:numPr>
        <w:ilvl w:val="1"/>
        <w:numId w:val="1"/>
      </w:numPr>
      <w:spacing w:before="120" w:after="0" w:line="240" w:lineRule="auto"/>
      <w:outlineLvl w:val="1"/>
    </w:pPr>
    <w:rPr>
      <w:rFonts w:eastAsiaTheme="majorEastAsia" w:cstheme="majorBidi"/>
      <w:color w:val="373545" w:themeColor="text2"/>
      <w:sz w:val="32"/>
      <w:szCs w:val="36"/>
    </w:rPr>
  </w:style>
  <w:style w:type="paragraph" w:styleId="Titre3">
    <w:name w:val="heading 3"/>
    <w:basedOn w:val="Normal"/>
    <w:next w:val="Normal"/>
    <w:link w:val="Titre3Car"/>
    <w:uiPriority w:val="9"/>
    <w:unhideWhenUsed/>
    <w:qFormat/>
    <w:rsid w:val="00332B7D"/>
    <w:pPr>
      <w:keepNext/>
      <w:keepLines/>
      <w:numPr>
        <w:ilvl w:val="2"/>
        <w:numId w:val="1"/>
      </w:numPr>
      <w:spacing w:before="80" w:after="0" w:line="240" w:lineRule="auto"/>
      <w:outlineLvl w:val="2"/>
    </w:pPr>
    <w:rPr>
      <w:rFonts w:eastAsiaTheme="majorEastAsia" w:cstheme="majorBidi"/>
      <w:color w:val="514DAA" w:themeColor="accent2" w:themeShade="BF"/>
      <w:sz w:val="28"/>
      <w:szCs w:val="32"/>
    </w:rPr>
  </w:style>
  <w:style w:type="paragraph" w:styleId="Titre4">
    <w:name w:val="heading 4"/>
    <w:basedOn w:val="Normal"/>
    <w:next w:val="Normal"/>
    <w:link w:val="Titre4Car"/>
    <w:uiPriority w:val="9"/>
    <w:unhideWhenUsed/>
    <w:qFormat/>
    <w:rsid w:val="00805C94"/>
    <w:pPr>
      <w:keepNext/>
      <w:keepLines/>
      <w:numPr>
        <w:ilvl w:val="3"/>
        <w:numId w:val="1"/>
      </w:numPr>
      <w:spacing w:before="80" w:after="0" w:line="240" w:lineRule="auto"/>
      <w:outlineLvl w:val="3"/>
    </w:pPr>
    <w:rPr>
      <w:rFonts w:asciiTheme="majorHAnsi" w:eastAsiaTheme="majorEastAsia" w:hAnsiTheme="majorHAnsi" w:cstheme="majorBidi"/>
      <w:i/>
      <w:iCs/>
      <w:color w:val="363472" w:themeColor="accent2" w:themeShade="80"/>
      <w:sz w:val="28"/>
      <w:szCs w:val="28"/>
    </w:rPr>
  </w:style>
  <w:style w:type="paragraph" w:styleId="Titre5">
    <w:name w:val="heading 5"/>
    <w:basedOn w:val="Normal"/>
    <w:next w:val="Normal"/>
    <w:link w:val="Titre5Car"/>
    <w:uiPriority w:val="9"/>
    <w:unhideWhenUsed/>
    <w:qFormat/>
    <w:rsid w:val="00805C94"/>
    <w:pPr>
      <w:keepNext/>
      <w:keepLines/>
      <w:numPr>
        <w:ilvl w:val="4"/>
        <w:numId w:val="1"/>
      </w:numPr>
      <w:spacing w:before="80" w:after="0" w:line="240" w:lineRule="auto"/>
      <w:outlineLvl w:val="4"/>
    </w:pPr>
    <w:rPr>
      <w:rFonts w:asciiTheme="majorHAnsi" w:eastAsiaTheme="majorEastAsia" w:hAnsiTheme="majorHAnsi" w:cstheme="majorBidi"/>
      <w:color w:val="514DAA" w:themeColor="accent2" w:themeShade="BF"/>
      <w:szCs w:val="24"/>
    </w:rPr>
  </w:style>
  <w:style w:type="paragraph" w:styleId="Titre6">
    <w:name w:val="heading 6"/>
    <w:basedOn w:val="Normal"/>
    <w:next w:val="Normal"/>
    <w:link w:val="Titre6Car"/>
    <w:uiPriority w:val="9"/>
    <w:semiHidden/>
    <w:unhideWhenUsed/>
    <w:qFormat/>
    <w:rsid w:val="00805C94"/>
    <w:pPr>
      <w:keepNext/>
      <w:keepLines/>
      <w:numPr>
        <w:ilvl w:val="5"/>
        <w:numId w:val="1"/>
      </w:numPr>
      <w:spacing w:before="80" w:after="0" w:line="240" w:lineRule="auto"/>
      <w:outlineLvl w:val="5"/>
    </w:pPr>
    <w:rPr>
      <w:rFonts w:asciiTheme="majorHAnsi" w:eastAsiaTheme="majorEastAsia" w:hAnsiTheme="majorHAnsi" w:cstheme="majorBidi"/>
      <w:i/>
      <w:iCs/>
      <w:color w:val="363472" w:themeColor="accent2" w:themeShade="80"/>
      <w:szCs w:val="24"/>
    </w:rPr>
  </w:style>
  <w:style w:type="paragraph" w:styleId="Titre7">
    <w:name w:val="heading 7"/>
    <w:basedOn w:val="Normal"/>
    <w:next w:val="Normal"/>
    <w:link w:val="Titre7Car"/>
    <w:uiPriority w:val="9"/>
    <w:semiHidden/>
    <w:unhideWhenUsed/>
    <w:qFormat/>
    <w:rsid w:val="00805C94"/>
    <w:pPr>
      <w:keepNext/>
      <w:keepLines/>
      <w:numPr>
        <w:ilvl w:val="6"/>
        <w:numId w:val="1"/>
      </w:numPr>
      <w:spacing w:before="80" w:after="0" w:line="240" w:lineRule="auto"/>
      <w:outlineLvl w:val="6"/>
    </w:pPr>
    <w:rPr>
      <w:rFonts w:asciiTheme="majorHAnsi" w:eastAsiaTheme="majorEastAsia" w:hAnsiTheme="majorHAnsi" w:cstheme="majorBidi"/>
      <w:b/>
      <w:bCs/>
      <w:color w:val="363472" w:themeColor="accent2" w:themeShade="80"/>
      <w:sz w:val="22"/>
      <w:szCs w:val="22"/>
    </w:rPr>
  </w:style>
  <w:style w:type="paragraph" w:styleId="Titre8">
    <w:name w:val="heading 8"/>
    <w:basedOn w:val="Normal"/>
    <w:next w:val="Normal"/>
    <w:link w:val="Titre8Car"/>
    <w:uiPriority w:val="9"/>
    <w:semiHidden/>
    <w:unhideWhenUsed/>
    <w:qFormat/>
    <w:rsid w:val="00805C94"/>
    <w:pPr>
      <w:keepNext/>
      <w:keepLines/>
      <w:numPr>
        <w:ilvl w:val="7"/>
        <w:numId w:val="1"/>
      </w:numPr>
      <w:spacing w:before="80" w:after="0" w:line="240" w:lineRule="auto"/>
      <w:outlineLvl w:val="7"/>
    </w:pPr>
    <w:rPr>
      <w:rFonts w:asciiTheme="majorHAnsi" w:eastAsiaTheme="majorEastAsia" w:hAnsiTheme="majorHAnsi" w:cstheme="majorBidi"/>
      <w:color w:val="363472" w:themeColor="accent2" w:themeShade="80"/>
      <w:sz w:val="22"/>
      <w:szCs w:val="22"/>
    </w:rPr>
  </w:style>
  <w:style w:type="paragraph" w:styleId="Titre9">
    <w:name w:val="heading 9"/>
    <w:basedOn w:val="Normal"/>
    <w:next w:val="Normal"/>
    <w:link w:val="Titre9Car"/>
    <w:uiPriority w:val="9"/>
    <w:semiHidden/>
    <w:unhideWhenUsed/>
    <w:qFormat/>
    <w:rsid w:val="00805C94"/>
    <w:pPr>
      <w:keepNext/>
      <w:keepLines/>
      <w:numPr>
        <w:ilvl w:val="8"/>
        <w:numId w:val="1"/>
      </w:numPr>
      <w:spacing w:before="80" w:after="0" w:line="240" w:lineRule="auto"/>
      <w:outlineLvl w:val="8"/>
    </w:pPr>
    <w:rPr>
      <w:rFonts w:asciiTheme="majorHAnsi" w:eastAsiaTheme="majorEastAsia" w:hAnsiTheme="majorHAnsi" w:cstheme="majorBidi"/>
      <w:i/>
      <w:iCs/>
      <w:color w:val="363472"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C94"/>
    <w:pPr>
      <w:spacing w:after="0" w:line="240" w:lineRule="auto"/>
    </w:pPr>
  </w:style>
  <w:style w:type="character" w:customStyle="1" w:styleId="SansinterligneCar">
    <w:name w:val="Sans interligne Car"/>
    <w:basedOn w:val="Policepardfaut"/>
    <w:link w:val="Sansinterligne"/>
    <w:uiPriority w:val="1"/>
    <w:rsid w:val="00805C94"/>
  </w:style>
  <w:style w:type="character" w:customStyle="1" w:styleId="Titre1Car">
    <w:name w:val="Titre 1 Car"/>
    <w:basedOn w:val="Policepardfaut"/>
    <w:link w:val="Titre1"/>
    <w:uiPriority w:val="9"/>
    <w:rsid w:val="008F04F1"/>
    <w:rPr>
      <w:rFonts w:ascii="Corbel" w:eastAsiaTheme="majorEastAsia" w:hAnsi="Corbel" w:cstheme="majorBidi"/>
      <w:color w:val="262626" w:themeColor="text1" w:themeTint="D9"/>
      <w:sz w:val="36"/>
      <w:szCs w:val="40"/>
    </w:rPr>
  </w:style>
  <w:style w:type="paragraph" w:styleId="En-ttedetabledesmatires">
    <w:name w:val="TOC Heading"/>
    <w:basedOn w:val="Titre1"/>
    <w:next w:val="Normal"/>
    <w:uiPriority w:val="39"/>
    <w:unhideWhenUsed/>
    <w:qFormat/>
    <w:rsid w:val="00805C94"/>
    <w:pPr>
      <w:outlineLvl w:val="9"/>
    </w:pPr>
  </w:style>
  <w:style w:type="character" w:customStyle="1" w:styleId="Titre2Car">
    <w:name w:val="Titre 2 Car"/>
    <w:basedOn w:val="Policepardfaut"/>
    <w:link w:val="Titre2"/>
    <w:uiPriority w:val="9"/>
    <w:rsid w:val="008F04F1"/>
    <w:rPr>
      <w:rFonts w:ascii="Corbel" w:eastAsiaTheme="majorEastAsia" w:hAnsi="Corbel" w:cstheme="majorBidi"/>
      <w:color w:val="373545" w:themeColor="text2"/>
      <w:sz w:val="32"/>
      <w:szCs w:val="36"/>
    </w:rPr>
  </w:style>
  <w:style w:type="character" w:customStyle="1" w:styleId="Titre3Car">
    <w:name w:val="Titre 3 Car"/>
    <w:basedOn w:val="Policepardfaut"/>
    <w:link w:val="Titre3"/>
    <w:uiPriority w:val="9"/>
    <w:rsid w:val="00332B7D"/>
    <w:rPr>
      <w:rFonts w:ascii="Corbel" w:eastAsiaTheme="majorEastAsia" w:hAnsi="Corbel" w:cstheme="majorBidi"/>
      <w:color w:val="514DAA" w:themeColor="accent2" w:themeShade="BF"/>
      <w:sz w:val="28"/>
      <w:szCs w:val="32"/>
    </w:rPr>
  </w:style>
  <w:style w:type="character" w:customStyle="1" w:styleId="Titre4Car">
    <w:name w:val="Titre 4 Car"/>
    <w:basedOn w:val="Policepardfaut"/>
    <w:link w:val="Titre4"/>
    <w:uiPriority w:val="9"/>
    <w:rsid w:val="00805C94"/>
    <w:rPr>
      <w:rFonts w:asciiTheme="majorHAnsi" w:eastAsiaTheme="majorEastAsia" w:hAnsiTheme="majorHAnsi" w:cstheme="majorBidi"/>
      <w:i/>
      <w:iCs/>
      <w:color w:val="363472" w:themeColor="accent2" w:themeShade="80"/>
      <w:sz w:val="28"/>
      <w:szCs w:val="28"/>
    </w:rPr>
  </w:style>
  <w:style w:type="character" w:customStyle="1" w:styleId="Titre5Car">
    <w:name w:val="Titre 5 Car"/>
    <w:basedOn w:val="Policepardfaut"/>
    <w:link w:val="Titre5"/>
    <w:uiPriority w:val="9"/>
    <w:rsid w:val="00805C94"/>
    <w:rPr>
      <w:rFonts w:asciiTheme="majorHAnsi" w:eastAsiaTheme="majorEastAsia" w:hAnsiTheme="majorHAnsi" w:cstheme="majorBidi"/>
      <w:color w:val="514DAA" w:themeColor="accent2" w:themeShade="BF"/>
      <w:sz w:val="24"/>
      <w:szCs w:val="24"/>
    </w:rPr>
  </w:style>
  <w:style w:type="character" w:customStyle="1" w:styleId="Titre6Car">
    <w:name w:val="Titre 6 Car"/>
    <w:basedOn w:val="Policepardfaut"/>
    <w:link w:val="Titre6"/>
    <w:uiPriority w:val="9"/>
    <w:semiHidden/>
    <w:rsid w:val="00805C94"/>
    <w:rPr>
      <w:rFonts w:asciiTheme="majorHAnsi" w:eastAsiaTheme="majorEastAsia" w:hAnsiTheme="majorHAnsi" w:cstheme="majorBidi"/>
      <w:i/>
      <w:iCs/>
      <w:color w:val="363472" w:themeColor="accent2" w:themeShade="80"/>
      <w:sz w:val="24"/>
      <w:szCs w:val="24"/>
    </w:rPr>
  </w:style>
  <w:style w:type="character" w:customStyle="1" w:styleId="Titre7Car">
    <w:name w:val="Titre 7 Car"/>
    <w:basedOn w:val="Policepardfaut"/>
    <w:link w:val="Titre7"/>
    <w:uiPriority w:val="9"/>
    <w:semiHidden/>
    <w:rsid w:val="00805C94"/>
    <w:rPr>
      <w:rFonts w:asciiTheme="majorHAnsi" w:eastAsiaTheme="majorEastAsia" w:hAnsiTheme="majorHAnsi" w:cstheme="majorBidi"/>
      <w:b/>
      <w:bCs/>
      <w:color w:val="363472" w:themeColor="accent2" w:themeShade="80"/>
      <w:sz w:val="22"/>
      <w:szCs w:val="22"/>
    </w:rPr>
  </w:style>
  <w:style w:type="character" w:customStyle="1" w:styleId="Titre8Car">
    <w:name w:val="Titre 8 Car"/>
    <w:basedOn w:val="Policepardfaut"/>
    <w:link w:val="Titre8"/>
    <w:uiPriority w:val="9"/>
    <w:semiHidden/>
    <w:rsid w:val="00805C94"/>
    <w:rPr>
      <w:rFonts w:asciiTheme="majorHAnsi" w:eastAsiaTheme="majorEastAsia" w:hAnsiTheme="majorHAnsi" w:cstheme="majorBidi"/>
      <w:color w:val="363472" w:themeColor="accent2" w:themeShade="80"/>
      <w:sz w:val="22"/>
      <w:szCs w:val="22"/>
    </w:rPr>
  </w:style>
  <w:style w:type="character" w:customStyle="1" w:styleId="Titre9Car">
    <w:name w:val="Titre 9 Car"/>
    <w:basedOn w:val="Policepardfaut"/>
    <w:link w:val="Titre9"/>
    <w:uiPriority w:val="9"/>
    <w:semiHidden/>
    <w:rsid w:val="00805C94"/>
    <w:rPr>
      <w:rFonts w:asciiTheme="majorHAnsi" w:eastAsiaTheme="majorEastAsia" w:hAnsiTheme="majorHAnsi" w:cstheme="majorBidi"/>
      <w:i/>
      <w:iCs/>
      <w:color w:val="363472" w:themeColor="accent2" w:themeShade="80"/>
      <w:sz w:val="22"/>
      <w:szCs w:val="22"/>
    </w:rPr>
  </w:style>
  <w:style w:type="paragraph" w:styleId="Lgende">
    <w:name w:val="caption"/>
    <w:basedOn w:val="Normal"/>
    <w:next w:val="Normal"/>
    <w:uiPriority w:val="35"/>
    <w:semiHidden/>
    <w:unhideWhenUsed/>
    <w:qFormat/>
    <w:rsid w:val="00805C9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05C9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805C94"/>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805C94"/>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805C94"/>
    <w:rPr>
      <w:caps/>
      <w:color w:val="404040" w:themeColor="text1" w:themeTint="BF"/>
      <w:spacing w:val="20"/>
      <w:sz w:val="28"/>
      <w:szCs w:val="28"/>
    </w:rPr>
  </w:style>
  <w:style w:type="character" w:styleId="lev">
    <w:name w:val="Strong"/>
    <w:basedOn w:val="Policepardfaut"/>
    <w:uiPriority w:val="22"/>
    <w:qFormat/>
    <w:rsid w:val="00805C94"/>
    <w:rPr>
      <w:b/>
      <w:bCs/>
    </w:rPr>
  </w:style>
  <w:style w:type="character" w:styleId="Accentuation">
    <w:name w:val="Emphasis"/>
    <w:basedOn w:val="Policepardfaut"/>
    <w:uiPriority w:val="20"/>
    <w:qFormat/>
    <w:rsid w:val="00805C94"/>
    <w:rPr>
      <w:i/>
      <w:iCs/>
      <w:color w:val="000000" w:themeColor="text1"/>
    </w:rPr>
  </w:style>
  <w:style w:type="paragraph" w:styleId="Citation">
    <w:name w:val="Quote"/>
    <w:basedOn w:val="Normal"/>
    <w:next w:val="Normal"/>
    <w:link w:val="CitationCar"/>
    <w:uiPriority w:val="29"/>
    <w:qFormat/>
    <w:rsid w:val="00805C9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805C94"/>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05C94"/>
    <w:pPr>
      <w:pBdr>
        <w:top w:val="single" w:sz="24" w:space="4" w:color="8784C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805C94"/>
    <w:rPr>
      <w:rFonts w:asciiTheme="majorHAnsi" w:eastAsiaTheme="majorEastAsia" w:hAnsiTheme="majorHAnsi" w:cstheme="majorBidi"/>
      <w:sz w:val="24"/>
      <w:szCs w:val="24"/>
    </w:rPr>
  </w:style>
  <w:style w:type="character" w:styleId="Emphaseple">
    <w:name w:val="Subtle Emphasis"/>
    <w:basedOn w:val="Policepardfaut"/>
    <w:uiPriority w:val="19"/>
    <w:qFormat/>
    <w:rsid w:val="00805C94"/>
    <w:rPr>
      <w:i/>
      <w:iCs/>
      <w:color w:val="595959" w:themeColor="text1" w:themeTint="A6"/>
    </w:rPr>
  </w:style>
  <w:style w:type="character" w:styleId="Emphaseintense">
    <w:name w:val="Intense Emphasis"/>
    <w:basedOn w:val="Policepardfaut"/>
    <w:uiPriority w:val="21"/>
    <w:qFormat/>
    <w:rsid w:val="00805C94"/>
    <w:rPr>
      <w:b/>
      <w:bCs/>
      <w:i/>
      <w:iCs/>
      <w:caps w:val="0"/>
      <w:smallCaps w:val="0"/>
      <w:strike w:val="0"/>
      <w:dstrike w:val="0"/>
      <w:color w:val="8784C7" w:themeColor="accent2"/>
    </w:rPr>
  </w:style>
  <w:style w:type="character" w:styleId="Rfrenceple">
    <w:name w:val="Subtle Reference"/>
    <w:basedOn w:val="Policepardfaut"/>
    <w:uiPriority w:val="31"/>
    <w:qFormat/>
    <w:rsid w:val="00805C9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05C94"/>
    <w:rPr>
      <w:b/>
      <w:bCs/>
      <w:caps w:val="0"/>
      <w:smallCaps/>
      <w:color w:val="auto"/>
      <w:spacing w:val="0"/>
      <w:u w:val="single"/>
    </w:rPr>
  </w:style>
  <w:style w:type="character" w:styleId="Titredulivre">
    <w:name w:val="Book Title"/>
    <w:basedOn w:val="Policepardfaut"/>
    <w:uiPriority w:val="33"/>
    <w:qFormat/>
    <w:rsid w:val="00805C94"/>
    <w:rPr>
      <w:b/>
      <w:bCs/>
      <w:caps w:val="0"/>
      <w:smallCaps/>
      <w:spacing w:val="0"/>
    </w:rPr>
  </w:style>
  <w:style w:type="paragraph" w:styleId="En-tte">
    <w:name w:val="header"/>
    <w:basedOn w:val="Normal"/>
    <w:link w:val="En-tteCar"/>
    <w:uiPriority w:val="99"/>
    <w:unhideWhenUsed/>
    <w:rsid w:val="003A6D16"/>
    <w:pPr>
      <w:tabs>
        <w:tab w:val="center" w:pos="4536"/>
        <w:tab w:val="right" w:pos="9072"/>
      </w:tabs>
      <w:spacing w:after="0" w:line="240" w:lineRule="auto"/>
    </w:pPr>
  </w:style>
  <w:style w:type="character" w:customStyle="1" w:styleId="En-tteCar">
    <w:name w:val="En-tête Car"/>
    <w:basedOn w:val="Policepardfaut"/>
    <w:link w:val="En-tte"/>
    <w:uiPriority w:val="99"/>
    <w:rsid w:val="003A6D16"/>
  </w:style>
  <w:style w:type="paragraph" w:styleId="Pieddepage">
    <w:name w:val="footer"/>
    <w:basedOn w:val="Normal"/>
    <w:link w:val="PieddepageCar"/>
    <w:uiPriority w:val="99"/>
    <w:unhideWhenUsed/>
    <w:rsid w:val="003A6D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6D16"/>
  </w:style>
  <w:style w:type="paragraph" w:styleId="TM1">
    <w:name w:val="toc 1"/>
    <w:basedOn w:val="Normal"/>
    <w:next w:val="Normal"/>
    <w:autoRedefine/>
    <w:uiPriority w:val="39"/>
    <w:unhideWhenUsed/>
    <w:rsid w:val="003527DE"/>
    <w:pPr>
      <w:spacing w:after="100"/>
    </w:pPr>
  </w:style>
  <w:style w:type="paragraph" w:styleId="TM2">
    <w:name w:val="toc 2"/>
    <w:basedOn w:val="Normal"/>
    <w:next w:val="Normal"/>
    <w:autoRedefine/>
    <w:uiPriority w:val="39"/>
    <w:unhideWhenUsed/>
    <w:rsid w:val="003527DE"/>
    <w:pPr>
      <w:spacing w:after="100"/>
      <w:ind w:left="240"/>
    </w:pPr>
  </w:style>
  <w:style w:type="character" w:styleId="Lienhypertexte">
    <w:name w:val="Hyperlink"/>
    <w:basedOn w:val="Policepardfaut"/>
    <w:uiPriority w:val="99"/>
    <w:unhideWhenUsed/>
    <w:rsid w:val="003527DE"/>
    <w:rPr>
      <w:color w:val="69A020" w:themeColor="hyperlink"/>
      <w:u w:val="single"/>
    </w:rPr>
  </w:style>
  <w:style w:type="paragraph" w:styleId="Paragraphedeliste">
    <w:name w:val="List Paragraph"/>
    <w:basedOn w:val="Normal"/>
    <w:uiPriority w:val="34"/>
    <w:qFormat/>
    <w:rsid w:val="00052130"/>
    <w:pPr>
      <w:ind w:left="720"/>
      <w:contextualSpacing/>
    </w:pPr>
  </w:style>
  <w:style w:type="table" w:styleId="Grilledutableau">
    <w:name w:val="Table Grid"/>
    <w:basedOn w:val="TableauNormal"/>
    <w:uiPriority w:val="39"/>
    <w:rsid w:val="00B00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B006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3">
    <w:name w:val="toc 3"/>
    <w:basedOn w:val="Normal"/>
    <w:next w:val="Normal"/>
    <w:autoRedefine/>
    <w:uiPriority w:val="39"/>
    <w:unhideWhenUsed/>
    <w:rsid w:val="00920A0C"/>
    <w:pPr>
      <w:spacing w:after="100"/>
      <w:ind w:left="480"/>
    </w:pPr>
  </w:style>
  <w:style w:type="table" w:styleId="Tableausimple1">
    <w:name w:val="Plain Table 1"/>
    <w:basedOn w:val="TableauNormal"/>
    <w:uiPriority w:val="41"/>
    <w:rsid w:val="00AD274A"/>
    <w:pPr>
      <w:spacing w:after="0" w:line="240" w:lineRule="auto"/>
    </w:pPr>
    <w:rPr>
      <w:rFonts w:eastAsiaTheme="minorHAns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vision">
    <w:name w:val="Revision"/>
    <w:hidden/>
    <w:uiPriority w:val="99"/>
    <w:semiHidden/>
    <w:rsid w:val="001F4B5F"/>
    <w:pPr>
      <w:spacing w:after="0" w:line="240" w:lineRule="auto"/>
    </w:pPr>
    <w:rPr>
      <w:rFonts w:ascii="Corbel" w:hAnsi="Corbel"/>
      <w:sz w:val="24"/>
    </w:rPr>
  </w:style>
  <w:style w:type="paragraph" w:styleId="Textedebulles">
    <w:name w:val="Balloon Text"/>
    <w:basedOn w:val="Normal"/>
    <w:link w:val="TextedebullesCar"/>
    <w:uiPriority w:val="99"/>
    <w:semiHidden/>
    <w:unhideWhenUsed/>
    <w:rsid w:val="001F4B5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F4B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63669">
      <w:bodyDiv w:val="1"/>
      <w:marLeft w:val="0"/>
      <w:marRight w:val="0"/>
      <w:marTop w:val="0"/>
      <w:marBottom w:val="0"/>
      <w:divBdr>
        <w:top w:val="none" w:sz="0" w:space="0" w:color="auto"/>
        <w:left w:val="none" w:sz="0" w:space="0" w:color="auto"/>
        <w:bottom w:val="none" w:sz="0" w:space="0" w:color="auto"/>
        <w:right w:val="none" w:sz="0" w:space="0" w:color="auto"/>
      </w:divBdr>
    </w:div>
    <w:div w:id="1875575088">
      <w:bodyDiv w:val="1"/>
      <w:marLeft w:val="0"/>
      <w:marRight w:val="0"/>
      <w:marTop w:val="0"/>
      <w:marBottom w:val="0"/>
      <w:divBdr>
        <w:top w:val="none" w:sz="0" w:space="0" w:color="auto"/>
        <w:left w:val="none" w:sz="0" w:space="0" w:color="auto"/>
        <w:bottom w:val="none" w:sz="0" w:space="0" w:color="auto"/>
        <w:right w:val="none" w:sz="0" w:space="0" w:color="auto"/>
      </w:divBdr>
    </w:div>
    <w:div w:id="205719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xavier.carrel@cpnv.ch"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hyperlink" Target="mailto:tiffany.di-domenico@cpnv.ch"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Application android qui s’apparente à une liste de contact pour cosplayer. On y trouve des photos, des vidéos ainsi que la position géographique du cosplayer.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EF403B-2D1F-434A-9AD6-B574FAC83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Pages>
  <Words>2009</Words>
  <Characters>11055</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cosPlayer World</vt:lpstr>
    </vt:vector>
  </TitlesOfParts>
  <Company>CPNV</Company>
  <LinksUpToDate>false</LinksUpToDate>
  <CharactersWithSpaces>13038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cosPlayer World</dc:title>
  <dc:subject>SI-C4B – Pré-TPI</dc:subject>
  <dc:creator>DI-DOMENICO Tiffany</dc:creator>
  <cp:keywords/>
  <dc:description/>
  <cp:lastModifiedBy>DI-DOMENICO Tiffany</cp:lastModifiedBy>
  <cp:revision>1</cp:revision>
  <dcterms:created xsi:type="dcterms:W3CDTF">2018-02-01T12:48:00Z</dcterms:created>
  <dcterms:modified xsi:type="dcterms:W3CDTF">2018-03-15T15:27:00Z</dcterms:modified>
  <cp:category>8 Rue de la Forge</cp:category>
</cp:coreProperties>
</file>