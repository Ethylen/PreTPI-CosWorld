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7942753"/>
        <w:docPartObj>
          <w:docPartGallery w:val="Cover Pages"/>
          <w:docPartUnique/>
        </w:docPartObj>
      </w:sdtPr>
      <w:sdtEndPr/>
      <w:sdtContent>
        <w:p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13CC">
                                  <w:trPr>
                                    <w:jc w:val="center"/>
                                  </w:trPr>
                                  <w:tc>
                                    <w:tcPr>
                                      <w:tcW w:w="2568" w:type="pct"/>
                                      <w:vAlign w:val="center"/>
                                    </w:tcPr>
                                    <w:p w:rsidR="003E13CC" w:rsidRDefault="003E13CC">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13CC" w:rsidRPr="003849CF" w:rsidRDefault="003E13CC">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13CC" w:rsidRPr="003849CF" w:rsidRDefault="003E13CC" w:rsidP="00805C94">
                                          <w:pPr>
                                            <w:jc w:val="right"/>
                                            <w:rPr>
                                              <w:szCs w:val="24"/>
                                              <w:lang w:val="en-US"/>
                                            </w:rPr>
                                          </w:pPr>
                                          <w:r w:rsidRPr="003849CF">
                                            <w:rPr>
                                              <w:color w:val="000000" w:themeColor="text1"/>
                                              <w:szCs w:val="24"/>
                                              <w:lang w:val="en-US"/>
                                            </w:rPr>
                                            <w:t>SI-C4B – Pré-TPI</w:t>
                                          </w:r>
                                        </w:p>
                                      </w:sdtContent>
                                    </w:sdt>
                                  </w:tc>
                                  <w:tc>
                                    <w:tcPr>
                                      <w:tcW w:w="2432" w:type="pct"/>
                                      <w:vAlign w:val="center"/>
                                    </w:tcPr>
                                    <w:p w:rsidR="003E13CC" w:rsidRDefault="003E13CC">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3E13CC" w:rsidRDefault="003E13CC">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3E13CC" w:rsidRDefault="003E13CC">
                                          <w:pPr>
                                            <w:pStyle w:val="Sansinterligne"/>
                                            <w:rPr>
                                              <w:color w:val="8784C7" w:themeColor="accent2"/>
                                              <w:sz w:val="26"/>
                                              <w:szCs w:val="26"/>
                                            </w:rPr>
                                          </w:pPr>
                                          <w:r>
                                            <w:rPr>
                                              <w:color w:val="8784C7" w:themeColor="accent2"/>
                                              <w:sz w:val="26"/>
                                              <w:szCs w:val="26"/>
                                            </w:rPr>
                                            <w:t>DI-DOMENICO Tiffany</w:t>
                                          </w:r>
                                        </w:p>
                                      </w:sdtContent>
                                    </w:sdt>
                                    <w:p w:rsidR="003E13CC" w:rsidRDefault="003E13CC" w:rsidP="00805C94">
                                      <w:pPr>
                                        <w:pStyle w:val="Sansinterligne"/>
                                      </w:pPr>
                                      <w:r>
                                        <w:t>Rte du Pillon 46</w:t>
                                      </w:r>
                                    </w:p>
                                    <w:p w:rsidR="003E13CC" w:rsidRDefault="003E13CC" w:rsidP="00805C94">
                                      <w:pPr>
                                        <w:pStyle w:val="Sansinterligne"/>
                                      </w:pPr>
                                      <w:r>
                                        <w:t>1865 Les Diablerets</w:t>
                                      </w:r>
                                    </w:p>
                                  </w:tc>
                                </w:tr>
                              </w:tbl>
                              <w:p w:rsidR="003E13CC" w:rsidRDefault="003E13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13CC">
                            <w:trPr>
                              <w:jc w:val="center"/>
                            </w:trPr>
                            <w:tc>
                              <w:tcPr>
                                <w:tcW w:w="2568" w:type="pct"/>
                                <w:vAlign w:val="center"/>
                              </w:tcPr>
                              <w:p w:rsidR="003E13CC" w:rsidRDefault="003E13CC">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13CC" w:rsidRPr="003849CF" w:rsidRDefault="003E13CC">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13CC" w:rsidRPr="003849CF" w:rsidRDefault="003E13CC" w:rsidP="00805C94">
                                    <w:pPr>
                                      <w:jc w:val="right"/>
                                      <w:rPr>
                                        <w:szCs w:val="24"/>
                                        <w:lang w:val="en-US"/>
                                      </w:rPr>
                                    </w:pPr>
                                    <w:r w:rsidRPr="003849CF">
                                      <w:rPr>
                                        <w:color w:val="000000" w:themeColor="text1"/>
                                        <w:szCs w:val="24"/>
                                        <w:lang w:val="en-US"/>
                                      </w:rPr>
                                      <w:t>SI-C4B – Pré-TPI</w:t>
                                    </w:r>
                                  </w:p>
                                </w:sdtContent>
                              </w:sdt>
                            </w:tc>
                            <w:tc>
                              <w:tcPr>
                                <w:tcW w:w="2432" w:type="pct"/>
                                <w:vAlign w:val="center"/>
                              </w:tcPr>
                              <w:p w:rsidR="003E13CC" w:rsidRDefault="003E13CC">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3E13CC" w:rsidRDefault="003E13CC">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3E13CC" w:rsidRDefault="003E13CC">
                                    <w:pPr>
                                      <w:pStyle w:val="Sansinterligne"/>
                                      <w:rPr>
                                        <w:color w:val="8784C7" w:themeColor="accent2"/>
                                        <w:sz w:val="26"/>
                                        <w:szCs w:val="26"/>
                                      </w:rPr>
                                    </w:pPr>
                                    <w:r>
                                      <w:rPr>
                                        <w:color w:val="8784C7" w:themeColor="accent2"/>
                                        <w:sz w:val="26"/>
                                        <w:szCs w:val="26"/>
                                      </w:rPr>
                                      <w:t>DI-DOMENICO Tiffany</w:t>
                                    </w:r>
                                  </w:p>
                                </w:sdtContent>
                              </w:sdt>
                              <w:p w:rsidR="003E13CC" w:rsidRDefault="003E13CC" w:rsidP="00805C94">
                                <w:pPr>
                                  <w:pStyle w:val="Sansinterligne"/>
                                </w:pPr>
                                <w:r>
                                  <w:t>Rte du Pillon 46</w:t>
                                </w:r>
                              </w:p>
                              <w:p w:rsidR="003E13CC" w:rsidRDefault="003E13CC" w:rsidP="00805C94">
                                <w:pPr>
                                  <w:pStyle w:val="Sansinterligne"/>
                                </w:pPr>
                                <w:r>
                                  <w:t>1865 Les Diablerets</w:t>
                                </w:r>
                              </w:p>
                            </w:tc>
                          </w:tr>
                        </w:tbl>
                        <w:p w:rsidR="003E13CC" w:rsidRDefault="003E13CC"/>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rsidR="00805C94" w:rsidRDefault="00805C94" w:rsidP="003A6D16">
          <w:pPr>
            <w:pStyle w:val="En-ttedetabledesmatires"/>
            <w:numPr>
              <w:ilvl w:val="0"/>
              <w:numId w:val="0"/>
            </w:numPr>
            <w:ind w:left="432" w:hanging="432"/>
          </w:pPr>
          <w:r>
            <w:rPr>
              <w:lang w:val="fr-FR"/>
            </w:rPr>
            <w:t>Table des matières</w:t>
          </w:r>
        </w:p>
        <w:p w:rsidR="00920A0C"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07508614" w:history="1">
            <w:r w:rsidR="00920A0C" w:rsidRPr="00596686">
              <w:rPr>
                <w:rStyle w:val="Lienhypertexte"/>
                <w:noProof/>
              </w:rPr>
              <w:t>1</w:t>
            </w:r>
            <w:r w:rsidR="00920A0C">
              <w:rPr>
                <w:rFonts w:asciiTheme="minorHAnsi" w:hAnsiTheme="minorHAnsi"/>
                <w:noProof/>
                <w:sz w:val="22"/>
                <w:szCs w:val="22"/>
                <w:lang w:eastAsia="fr-CH"/>
              </w:rPr>
              <w:tab/>
            </w:r>
            <w:r w:rsidR="00920A0C" w:rsidRPr="00596686">
              <w:rPr>
                <w:rStyle w:val="Lienhypertexte"/>
                <w:noProof/>
              </w:rPr>
              <w:t>Introduction</w:t>
            </w:r>
            <w:r w:rsidR="00920A0C">
              <w:rPr>
                <w:noProof/>
                <w:webHidden/>
              </w:rPr>
              <w:tab/>
            </w:r>
            <w:r w:rsidR="00920A0C">
              <w:rPr>
                <w:noProof/>
                <w:webHidden/>
              </w:rPr>
              <w:fldChar w:fldCharType="begin"/>
            </w:r>
            <w:r w:rsidR="00920A0C">
              <w:rPr>
                <w:noProof/>
                <w:webHidden/>
              </w:rPr>
              <w:instrText xml:space="preserve"> PAGEREF _Toc507508614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15" w:history="1">
            <w:r w:rsidR="00920A0C" w:rsidRPr="00596686">
              <w:rPr>
                <w:rStyle w:val="Lienhypertexte"/>
                <w:noProof/>
              </w:rPr>
              <w:t>1.1</w:t>
            </w:r>
            <w:r w:rsidR="00920A0C">
              <w:rPr>
                <w:rFonts w:asciiTheme="minorHAnsi" w:hAnsiTheme="minorHAnsi"/>
                <w:noProof/>
                <w:sz w:val="22"/>
                <w:szCs w:val="22"/>
                <w:lang w:eastAsia="fr-CH"/>
              </w:rPr>
              <w:tab/>
            </w:r>
            <w:r w:rsidR="00920A0C" w:rsidRPr="00596686">
              <w:rPr>
                <w:rStyle w:val="Lienhypertexte"/>
                <w:noProof/>
              </w:rPr>
              <w:t>Cadre, description et motivation</w:t>
            </w:r>
            <w:r w:rsidR="00920A0C">
              <w:rPr>
                <w:noProof/>
                <w:webHidden/>
              </w:rPr>
              <w:tab/>
            </w:r>
            <w:r w:rsidR="00920A0C">
              <w:rPr>
                <w:noProof/>
                <w:webHidden/>
              </w:rPr>
              <w:fldChar w:fldCharType="begin"/>
            </w:r>
            <w:r w:rsidR="00920A0C">
              <w:rPr>
                <w:noProof/>
                <w:webHidden/>
              </w:rPr>
              <w:instrText xml:space="preserve"> PAGEREF _Toc507508615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16" w:history="1">
            <w:r w:rsidR="00920A0C" w:rsidRPr="00596686">
              <w:rPr>
                <w:rStyle w:val="Lienhypertexte"/>
                <w:noProof/>
              </w:rPr>
              <w:t>1.2</w:t>
            </w:r>
            <w:r w:rsidR="00920A0C">
              <w:rPr>
                <w:rFonts w:asciiTheme="minorHAnsi" w:hAnsiTheme="minorHAnsi"/>
                <w:noProof/>
                <w:sz w:val="22"/>
                <w:szCs w:val="22"/>
                <w:lang w:eastAsia="fr-CH"/>
              </w:rPr>
              <w:tab/>
            </w:r>
            <w:r w:rsidR="00920A0C" w:rsidRPr="00596686">
              <w:rPr>
                <w:rStyle w:val="Lienhypertexte"/>
                <w:noProof/>
              </w:rPr>
              <w:t>Organisation</w:t>
            </w:r>
            <w:r w:rsidR="00920A0C">
              <w:rPr>
                <w:noProof/>
                <w:webHidden/>
              </w:rPr>
              <w:tab/>
            </w:r>
            <w:r w:rsidR="00920A0C">
              <w:rPr>
                <w:noProof/>
                <w:webHidden/>
              </w:rPr>
              <w:fldChar w:fldCharType="begin"/>
            </w:r>
            <w:r w:rsidR="00920A0C">
              <w:rPr>
                <w:noProof/>
                <w:webHidden/>
              </w:rPr>
              <w:instrText xml:space="preserve"> PAGEREF _Toc507508616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17" w:history="1">
            <w:r w:rsidR="00920A0C" w:rsidRPr="00596686">
              <w:rPr>
                <w:rStyle w:val="Lienhypertexte"/>
                <w:noProof/>
              </w:rPr>
              <w:t>1.3</w:t>
            </w:r>
            <w:r w:rsidR="00920A0C">
              <w:rPr>
                <w:rFonts w:asciiTheme="minorHAnsi" w:hAnsiTheme="minorHAnsi"/>
                <w:noProof/>
                <w:sz w:val="22"/>
                <w:szCs w:val="22"/>
                <w:lang w:eastAsia="fr-CH"/>
              </w:rPr>
              <w:tab/>
            </w:r>
            <w:r w:rsidR="00920A0C" w:rsidRPr="00596686">
              <w:rPr>
                <w:rStyle w:val="Lienhypertexte"/>
                <w:noProof/>
              </w:rPr>
              <w:t>Objectifs</w:t>
            </w:r>
            <w:r w:rsidR="00920A0C">
              <w:rPr>
                <w:noProof/>
                <w:webHidden/>
              </w:rPr>
              <w:tab/>
            </w:r>
            <w:r w:rsidR="00920A0C">
              <w:rPr>
                <w:noProof/>
                <w:webHidden/>
              </w:rPr>
              <w:fldChar w:fldCharType="begin"/>
            </w:r>
            <w:r w:rsidR="00920A0C">
              <w:rPr>
                <w:noProof/>
                <w:webHidden/>
              </w:rPr>
              <w:instrText xml:space="preserve"> PAGEREF _Toc507508617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18" w:history="1">
            <w:r w:rsidR="00920A0C" w:rsidRPr="00596686">
              <w:rPr>
                <w:rStyle w:val="Lienhypertexte"/>
                <w:noProof/>
              </w:rPr>
              <w:t>1.4</w:t>
            </w:r>
            <w:r w:rsidR="00920A0C">
              <w:rPr>
                <w:rFonts w:asciiTheme="minorHAnsi" w:hAnsiTheme="minorHAnsi"/>
                <w:noProof/>
                <w:sz w:val="22"/>
                <w:szCs w:val="22"/>
                <w:lang w:eastAsia="fr-CH"/>
              </w:rPr>
              <w:tab/>
            </w:r>
            <w:r w:rsidR="00920A0C" w:rsidRPr="00596686">
              <w:rPr>
                <w:rStyle w:val="Lienhypertexte"/>
                <w:noProof/>
              </w:rPr>
              <w:t>Planification initiale</w:t>
            </w:r>
            <w:r w:rsidR="00920A0C">
              <w:rPr>
                <w:noProof/>
                <w:webHidden/>
              </w:rPr>
              <w:tab/>
            </w:r>
            <w:r w:rsidR="00920A0C">
              <w:rPr>
                <w:noProof/>
                <w:webHidden/>
              </w:rPr>
              <w:fldChar w:fldCharType="begin"/>
            </w:r>
            <w:r w:rsidR="00920A0C">
              <w:rPr>
                <w:noProof/>
                <w:webHidden/>
              </w:rPr>
              <w:instrText xml:space="preserve"> PAGEREF _Toc507508618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19" w:history="1">
            <w:r w:rsidR="00920A0C" w:rsidRPr="00596686">
              <w:rPr>
                <w:rStyle w:val="Lienhypertexte"/>
                <w:noProof/>
              </w:rPr>
              <w:t>2</w:t>
            </w:r>
            <w:r w:rsidR="00920A0C">
              <w:rPr>
                <w:rFonts w:asciiTheme="minorHAnsi" w:hAnsiTheme="minorHAnsi"/>
                <w:noProof/>
                <w:sz w:val="22"/>
                <w:szCs w:val="22"/>
                <w:lang w:eastAsia="fr-CH"/>
              </w:rPr>
              <w:tab/>
            </w:r>
            <w:r w:rsidR="00920A0C" w:rsidRPr="00596686">
              <w:rPr>
                <w:rStyle w:val="Lienhypertexte"/>
                <w:noProof/>
              </w:rPr>
              <w:t>Analyse</w:t>
            </w:r>
            <w:r w:rsidR="00920A0C">
              <w:rPr>
                <w:noProof/>
                <w:webHidden/>
              </w:rPr>
              <w:tab/>
            </w:r>
            <w:r w:rsidR="00920A0C">
              <w:rPr>
                <w:noProof/>
                <w:webHidden/>
              </w:rPr>
              <w:fldChar w:fldCharType="begin"/>
            </w:r>
            <w:r w:rsidR="00920A0C">
              <w:rPr>
                <w:noProof/>
                <w:webHidden/>
              </w:rPr>
              <w:instrText xml:space="preserve"> PAGEREF _Toc507508619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20" w:history="1">
            <w:r w:rsidR="00920A0C" w:rsidRPr="00596686">
              <w:rPr>
                <w:rStyle w:val="Lienhypertexte"/>
                <w:noProof/>
              </w:rPr>
              <w:t>2.1</w:t>
            </w:r>
            <w:r w:rsidR="00920A0C">
              <w:rPr>
                <w:rFonts w:asciiTheme="minorHAnsi" w:hAnsiTheme="minorHAnsi"/>
                <w:noProof/>
                <w:sz w:val="22"/>
                <w:szCs w:val="22"/>
                <w:lang w:eastAsia="fr-CH"/>
              </w:rPr>
              <w:tab/>
            </w:r>
            <w:r w:rsidR="00920A0C" w:rsidRPr="00596686">
              <w:rPr>
                <w:rStyle w:val="Lienhypertexte"/>
                <w:noProof/>
              </w:rPr>
              <w:t>Cahier des charges détaillé</w:t>
            </w:r>
            <w:r w:rsidR="00920A0C">
              <w:rPr>
                <w:noProof/>
                <w:webHidden/>
              </w:rPr>
              <w:tab/>
            </w:r>
            <w:r w:rsidR="00920A0C">
              <w:rPr>
                <w:noProof/>
                <w:webHidden/>
              </w:rPr>
              <w:fldChar w:fldCharType="begin"/>
            </w:r>
            <w:r w:rsidR="00920A0C">
              <w:rPr>
                <w:noProof/>
                <w:webHidden/>
              </w:rPr>
              <w:instrText xml:space="preserve"> PAGEREF _Toc507508620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F4668C">
          <w:pPr>
            <w:pStyle w:val="TM3"/>
            <w:tabs>
              <w:tab w:val="left" w:pos="1320"/>
              <w:tab w:val="right" w:leader="dot" w:pos="9062"/>
            </w:tabs>
            <w:rPr>
              <w:rFonts w:asciiTheme="minorHAnsi" w:hAnsiTheme="minorHAnsi"/>
              <w:noProof/>
              <w:sz w:val="22"/>
              <w:szCs w:val="22"/>
              <w:lang w:eastAsia="fr-CH"/>
            </w:rPr>
          </w:pPr>
          <w:hyperlink w:anchor="_Toc507508621" w:history="1">
            <w:r w:rsidR="00920A0C" w:rsidRPr="00596686">
              <w:rPr>
                <w:rStyle w:val="Lienhypertexte"/>
                <w:noProof/>
              </w:rPr>
              <w:t>2.1.1</w:t>
            </w:r>
            <w:r w:rsidR="00920A0C">
              <w:rPr>
                <w:rFonts w:asciiTheme="minorHAnsi" w:hAnsiTheme="minorHAnsi"/>
                <w:noProof/>
                <w:sz w:val="22"/>
                <w:szCs w:val="22"/>
                <w:lang w:eastAsia="fr-CH"/>
              </w:rPr>
              <w:tab/>
            </w:r>
            <w:r w:rsidR="00920A0C" w:rsidRPr="00596686">
              <w:rPr>
                <w:rStyle w:val="Lienhypertexte"/>
                <w:noProof/>
              </w:rPr>
              <w:t>MCD ?</w:t>
            </w:r>
            <w:r w:rsidR="00920A0C">
              <w:rPr>
                <w:noProof/>
                <w:webHidden/>
              </w:rPr>
              <w:tab/>
            </w:r>
            <w:r w:rsidR="00920A0C">
              <w:rPr>
                <w:noProof/>
                <w:webHidden/>
              </w:rPr>
              <w:fldChar w:fldCharType="begin"/>
            </w:r>
            <w:r w:rsidR="00920A0C">
              <w:rPr>
                <w:noProof/>
                <w:webHidden/>
              </w:rPr>
              <w:instrText xml:space="preserve"> PAGEREF _Toc507508621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F4668C">
          <w:pPr>
            <w:pStyle w:val="TM3"/>
            <w:tabs>
              <w:tab w:val="left" w:pos="1320"/>
              <w:tab w:val="right" w:leader="dot" w:pos="9062"/>
            </w:tabs>
            <w:rPr>
              <w:rFonts w:asciiTheme="minorHAnsi" w:hAnsiTheme="minorHAnsi"/>
              <w:noProof/>
              <w:sz w:val="22"/>
              <w:szCs w:val="22"/>
              <w:lang w:eastAsia="fr-CH"/>
            </w:rPr>
          </w:pPr>
          <w:hyperlink w:anchor="_Toc507508622" w:history="1">
            <w:r w:rsidR="00920A0C" w:rsidRPr="00596686">
              <w:rPr>
                <w:rStyle w:val="Lienhypertexte"/>
                <w:noProof/>
              </w:rPr>
              <w:t>2.1.2</w:t>
            </w:r>
            <w:r w:rsidR="00920A0C">
              <w:rPr>
                <w:rFonts w:asciiTheme="minorHAnsi" w:hAnsiTheme="minorHAnsi"/>
                <w:noProof/>
                <w:sz w:val="22"/>
                <w:szCs w:val="22"/>
                <w:lang w:eastAsia="fr-CH"/>
              </w:rPr>
              <w:tab/>
            </w:r>
            <w:r w:rsidR="00920A0C" w:rsidRPr="00596686">
              <w:rPr>
                <w:rStyle w:val="Lienhypertexte"/>
                <w:noProof/>
              </w:rPr>
              <w:t>Maquettes</w:t>
            </w:r>
            <w:r w:rsidR="00920A0C">
              <w:rPr>
                <w:noProof/>
                <w:webHidden/>
              </w:rPr>
              <w:tab/>
            </w:r>
            <w:r w:rsidR="00920A0C">
              <w:rPr>
                <w:noProof/>
                <w:webHidden/>
              </w:rPr>
              <w:fldChar w:fldCharType="begin"/>
            </w:r>
            <w:r w:rsidR="00920A0C">
              <w:rPr>
                <w:noProof/>
                <w:webHidden/>
              </w:rPr>
              <w:instrText xml:space="preserve"> PAGEREF _Toc507508622 \h </w:instrText>
            </w:r>
            <w:r w:rsidR="00920A0C">
              <w:rPr>
                <w:noProof/>
                <w:webHidden/>
              </w:rPr>
            </w:r>
            <w:r w:rsidR="00920A0C">
              <w:rPr>
                <w:noProof/>
                <w:webHidden/>
              </w:rPr>
              <w:fldChar w:fldCharType="separate"/>
            </w:r>
            <w:r w:rsidR="00920A0C">
              <w:rPr>
                <w:noProof/>
                <w:webHidden/>
              </w:rPr>
              <w:t>5</w:t>
            </w:r>
            <w:r w:rsidR="00920A0C">
              <w:rPr>
                <w:noProof/>
                <w:webHidden/>
              </w:rPr>
              <w:fldChar w:fldCharType="end"/>
            </w:r>
          </w:hyperlink>
        </w:p>
        <w:p w:rsidR="00920A0C" w:rsidRDefault="00F4668C">
          <w:pPr>
            <w:pStyle w:val="TM3"/>
            <w:tabs>
              <w:tab w:val="left" w:pos="1320"/>
              <w:tab w:val="right" w:leader="dot" w:pos="9062"/>
            </w:tabs>
            <w:rPr>
              <w:rFonts w:asciiTheme="minorHAnsi" w:hAnsiTheme="minorHAnsi"/>
              <w:noProof/>
              <w:sz w:val="22"/>
              <w:szCs w:val="22"/>
              <w:lang w:eastAsia="fr-CH"/>
            </w:rPr>
          </w:pPr>
          <w:hyperlink w:anchor="_Toc507508623" w:history="1">
            <w:r w:rsidR="00920A0C" w:rsidRPr="00596686">
              <w:rPr>
                <w:rStyle w:val="Lienhypertexte"/>
                <w:noProof/>
              </w:rPr>
              <w:t>2.1.3</w:t>
            </w:r>
            <w:r w:rsidR="00920A0C">
              <w:rPr>
                <w:rFonts w:asciiTheme="minorHAnsi" w:hAnsiTheme="minorHAnsi"/>
                <w:noProof/>
                <w:sz w:val="22"/>
                <w:szCs w:val="22"/>
                <w:lang w:eastAsia="fr-CH"/>
              </w:rPr>
              <w:tab/>
            </w:r>
            <w:r w:rsidR="00920A0C" w:rsidRPr="00596686">
              <w:rPr>
                <w:rStyle w:val="Lienhypertexte"/>
                <w:noProof/>
              </w:rPr>
              <w:t>Uses cases &amp; Scénarios</w:t>
            </w:r>
            <w:r w:rsidR="00920A0C">
              <w:rPr>
                <w:noProof/>
                <w:webHidden/>
              </w:rPr>
              <w:tab/>
            </w:r>
            <w:r w:rsidR="00920A0C">
              <w:rPr>
                <w:noProof/>
                <w:webHidden/>
              </w:rPr>
              <w:fldChar w:fldCharType="begin"/>
            </w:r>
            <w:r w:rsidR="00920A0C">
              <w:rPr>
                <w:noProof/>
                <w:webHidden/>
              </w:rPr>
              <w:instrText xml:space="preserve"> PAGEREF _Toc507508623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24" w:history="1">
            <w:r w:rsidR="00920A0C" w:rsidRPr="00596686">
              <w:rPr>
                <w:rStyle w:val="Lienhypertexte"/>
                <w:noProof/>
              </w:rPr>
              <w:t>2.2</w:t>
            </w:r>
            <w:r w:rsidR="00920A0C">
              <w:rPr>
                <w:rFonts w:asciiTheme="minorHAnsi" w:hAnsiTheme="minorHAnsi"/>
                <w:noProof/>
                <w:sz w:val="22"/>
                <w:szCs w:val="22"/>
                <w:lang w:eastAsia="fr-CH"/>
              </w:rPr>
              <w:tab/>
            </w:r>
            <w:r w:rsidR="00920A0C" w:rsidRPr="00596686">
              <w:rPr>
                <w:rStyle w:val="Lienhypertexte"/>
                <w:noProof/>
              </w:rPr>
              <w:t>Stratégie de test</w:t>
            </w:r>
            <w:r w:rsidR="00920A0C">
              <w:rPr>
                <w:noProof/>
                <w:webHidden/>
              </w:rPr>
              <w:tab/>
            </w:r>
            <w:r w:rsidR="00920A0C">
              <w:rPr>
                <w:noProof/>
                <w:webHidden/>
              </w:rPr>
              <w:fldChar w:fldCharType="begin"/>
            </w:r>
            <w:r w:rsidR="00920A0C">
              <w:rPr>
                <w:noProof/>
                <w:webHidden/>
              </w:rPr>
              <w:instrText xml:space="preserve"> PAGEREF _Toc507508624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25" w:history="1">
            <w:r w:rsidR="00920A0C" w:rsidRPr="00596686">
              <w:rPr>
                <w:rStyle w:val="Lienhypertexte"/>
                <w:noProof/>
              </w:rPr>
              <w:t>2.3</w:t>
            </w:r>
            <w:r w:rsidR="00920A0C">
              <w:rPr>
                <w:rFonts w:asciiTheme="minorHAnsi" w:hAnsiTheme="minorHAnsi"/>
                <w:noProof/>
                <w:sz w:val="22"/>
                <w:szCs w:val="22"/>
                <w:lang w:eastAsia="fr-CH"/>
              </w:rPr>
              <w:tab/>
            </w:r>
            <w:r w:rsidR="00920A0C" w:rsidRPr="00596686">
              <w:rPr>
                <w:rStyle w:val="Lienhypertexte"/>
                <w:noProof/>
              </w:rPr>
              <w:t>Planification</w:t>
            </w:r>
            <w:r w:rsidR="00920A0C">
              <w:rPr>
                <w:noProof/>
                <w:webHidden/>
              </w:rPr>
              <w:tab/>
            </w:r>
            <w:r w:rsidR="00920A0C">
              <w:rPr>
                <w:noProof/>
                <w:webHidden/>
              </w:rPr>
              <w:fldChar w:fldCharType="begin"/>
            </w:r>
            <w:r w:rsidR="00920A0C">
              <w:rPr>
                <w:noProof/>
                <w:webHidden/>
              </w:rPr>
              <w:instrText xml:space="preserve"> PAGEREF _Toc507508625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26" w:history="1">
            <w:r w:rsidR="00920A0C" w:rsidRPr="00596686">
              <w:rPr>
                <w:rStyle w:val="Lienhypertexte"/>
                <w:noProof/>
              </w:rPr>
              <w:t>2.4</w:t>
            </w:r>
            <w:r w:rsidR="00920A0C">
              <w:rPr>
                <w:rFonts w:asciiTheme="minorHAnsi" w:hAnsiTheme="minorHAnsi"/>
                <w:noProof/>
                <w:sz w:val="22"/>
                <w:szCs w:val="22"/>
                <w:lang w:eastAsia="fr-CH"/>
              </w:rPr>
              <w:tab/>
            </w:r>
            <w:r w:rsidR="00920A0C" w:rsidRPr="00596686">
              <w:rPr>
                <w:rStyle w:val="Lienhypertexte"/>
                <w:noProof/>
              </w:rPr>
              <w:t>Historique</w:t>
            </w:r>
            <w:r w:rsidR="00920A0C">
              <w:rPr>
                <w:noProof/>
                <w:webHidden/>
              </w:rPr>
              <w:tab/>
            </w:r>
            <w:r w:rsidR="00920A0C">
              <w:rPr>
                <w:noProof/>
                <w:webHidden/>
              </w:rPr>
              <w:fldChar w:fldCharType="begin"/>
            </w:r>
            <w:r w:rsidR="00920A0C">
              <w:rPr>
                <w:noProof/>
                <w:webHidden/>
              </w:rPr>
              <w:instrText xml:space="preserve"> PAGEREF _Toc507508626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27" w:history="1">
            <w:r w:rsidR="00920A0C" w:rsidRPr="00596686">
              <w:rPr>
                <w:rStyle w:val="Lienhypertexte"/>
                <w:noProof/>
              </w:rPr>
              <w:t>3</w:t>
            </w:r>
            <w:r w:rsidR="00920A0C">
              <w:rPr>
                <w:rFonts w:asciiTheme="minorHAnsi" w:hAnsiTheme="minorHAnsi"/>
                <w:noProof/>
                <w:sz w:val="22"/>
                <w:szCs w:val="22"/>
                <w:lang w:eastAsia="fr-CH"/>
              </w:rPr>
              <w:tab/>
            </w:r>
            <w:r w:rsidR="00920A0C" w:rsidRPr="00596686">
              <w:rPr>
                <w:rStyle w:val="Lienhypertexte"/>
                <w:noProof/>
              </w:rPr>
              <w:t>Conception</w:t>
            </w:r>
            <w:r w:rsidR="00920A0C">
              <w:rPr>
                <w:noProof/>
                <w:webHidden/>
              </w:rPr>
              <w:tab/>
            </w:r>
            <w:r w:rsidR="00920A0C">
              <w:rPr>
                <w:noProof/>
                <w:webHidden/>
              </w:rPr>
              <w:fldChar w:fldCharType="begin"/>
            </w:r>
            <w:r w:rsidR="00920A0C">
              <w:rPr>
                <w:noProof/>
                <w:webHidden/>
              </w:rPr>
              <w:instrText xml:space="preserve"> PAGEREF _Toc507508627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28" w:history="1">
            <w:r w:rsidR="00920A0C" w:rsidRPr="00596686">
              <w:rPr>
                <w:rStyle w:val="Lienhypertexte"/>
                <w:noProof/>
              </w:rPr>
              <w:t>3.1</w:t>
            </w:r>
            <w:r w:rsidR="00920A0C">
              <w:rPr>
                <w:rFonts w:asciiTheme="minorHAnsi" w:hAnsiTheme="minorHAnsi"/>
                <w:noProof/>
                <w:sz w:val="22"/>
                <w:szCs w:val="22"/>
                <w:lang w:eastAsia="fr-CH"/>
              </w:rPr>
              <w:tab/>
            </w:r>
            <w:r w:rsidR="00920A0C" w:rsidRPr="00596686">
              <w:rPr>
                <w:rStyle w:val="Lienhypertexte"/>
                <w:noProof/>
              </w:rPr>
              <w:t>Dossier de conception</w:t>
            </w:r>
            <w:r w:rsidR="00920A0C">
              <w:rPr>
                <w:noProof/>
                <w:webHidden/>
              </w:rPr>
              <w:tab/>
            </w:r>
            <w:r w:rsidR="00920A0C">
              <w:rPr>
                <w:noProof/>
                <w:webHidden/>
              </w:rPr>
              <w:fldChar w:fldCharType="begin"/>
            </w:r>
            <w:r w:rsidR="00920A0C">
              <w:rPr>
                <w:noProof/>
                <w:webHidden/>
              </w:rPr>
              <w:instrText xml:space="preserve"> PAGEREF _Toc507508628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29" w:history="1">
            <w:r w:rsidR="00920A0C" w:rsidRPr="00596686">
              <w:rPr>
                <w:rStyle w:val="Lienhypertexte"/>
                <w:noProof/>
              </w:rPr>
              <w:t>4</w:t>
            </w:r>
            <w:r w:rsidR="00920A0C">
              <w:rPr>
                <w:rFonts w:asciiTheme="minorHAnsi" w:hAnsiTheme="minorHAnsi"/>
                <w:noProof/>
                <w:sz w:val="22"/>
                <w:szCs w:val="22"/>
                <w:lang w:eastAsia="fr-CH"/>
              </w:rPr>
              <w:tab/>
            </w:r>
            <w:r w:rsidR="00920A0C" w:rsidRPr="00596686">
              <w:rPr>
                <w:rStyle w:val="Lienhypertexte"/>
                <w:noProof/>
              </w:rPr>
              <w:t>Réalisation</w:t>
            </w:r>
            <w:r w:rsidR="00920A0C">
              <w:rPr>
                <w:noProof/>
                <w:webHidden/>
              </w:rPr>
              <w:tab/>
            </w:r>
            <w:r w:rsidR="00920A0C">
              <w:rPr>
                <w:noProof/>
                <w:webHidden/>
              </w:rPr>
              <w:fldChar w:fldCharType="begin"/>
            </w:r>
            <w:r w:rsidR="00920A0C">
              <w:rPr>
                <w:noProof/>
                <w:webHidden/>
              </w:rPr>
              <w:instrText xml:space="preserve"> PAGEREF _Toc507508629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0" w:history="1">
            <w:r w:rsidR="00920A0C" w:rsidRPr="00596686">
              <w:rPr>
                <w:rStyle w:val="Lienhypertexte"/>
                <w:noProof/>
              </w:rPr>
              <w:t>4.1</w:t>
            </w:r>
            <w:r w:rsidR="00920A0C">
              <w:rPr>
                <w:rFonts w:asciiTheme="minorHAnsi" w:hAnsiTheme="minorHAnsi"/>
                <w:noProof/>
                <w:sz w:val="22"/>
                <w:szCs w:val="22"/>
                <w:lang w:eastAsia="fr-CH"/>
              </w:rPr>
              <w:tab/>
            </w:r>
            <w:r w:rsidR="00920A0C" w:rsidRPr="00596686">
              <w:rPr>
                <w:rStyle w:val="Lienhypertexte"/>
                <w:noProof/>
              </w:rPr>
              <w:t>Dossier de réalisation</w:t>
            </w:r>
            <w:r w:rsidR="00920A0C">
              <w:rPr>
                <w:noProof/>
                <w:webHidden/>
              </w:rPr>
              <w:tab/>
            </w:r>
            <w:r w:rsidR="00920A0C">
              <w:rPr>
                <w:noProof/>
                <w:webHidden/>
              </w:rPr>
              <w:fldChar w:fldCharType="begin"/>
            </w:r>
            <w:r w:rsidR="00920A0C">
              <w:rPr>
                <w:noProof/>
                <w:webHidden/>
              </w:rPr>
              <w:instrText xml:space="preserve"> PAGEREF _Toc507508630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1" w:history="1">
            <w:r w:rsidR="00920A0C" w:rsidRPr="00596686">
              <w:rPr>
                <w:rStyle w:val="Lienhypertexte"/>
                <w:noProof/>
              </w:rPr>
              <w:t>4.2</w:t>
            </w:r>
            <w:r w:rsidR="00920A0C">
              <w:rPr>
                <w:rFonts w:asciiTheme="minorHAnsi" w:hAnsiTheme="minorHAnsi"/>
                <w:noProof/>
                <w:sz w:val="22"/>
                <w:szCs w:val="22"/>
                <w:lang w:eastAsia="fr-CH"/>
              </w:rPr>
              <w:tab/>
            </w:r>
            <w:r w:rsidR="00920A0C" w:rsidRPr="00596686">
              <w:rPr>
                <w:rStyle w:val="Lienhypertexte"/>
                <w:noProof/>
              </w:rPr>
              <w:t>Description des tests effectués</w:t>
            </w:r>
            <w:r w:rsidR="00920A0C">
              <w:rPr>
                <w:noProof/>
                <w:webHidden/>
              </w:rPr>
              <w:tab/>
            </w:r>
            <w:r w:rsidR="00920A0C">
              <w:rPr>
                <w:noProof/>
                <w:webHidden/>
              </w:rPr>
              <w:fldChar w:fldCharType="begin"/>
            </w:r>
            <w:r w:rsidR="00920A0C">
              <w:rPr>
                <w:noProof/>
                <w:webHidden/>
              </w:rPr>
              <w:instrText xml:space="preserve"> PAGEREF _Toc507508631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2" w:history="1">
            <w:r w:rsidR="00920A0C" w:rsidRPr="00596686">
              <w:rPr>
                <w:rStyle w:val="Lienhypertexte"/>
                <w:noProof/>
              </w:rPr>
              <w:t>4.3</w:t>
            </w:r>
            <w:r w:rsidR="00920A0C">
              <w:rPr>
                <w:rFonts w:asciiTheme="minorHAnsi" w:hAnsiTheme="minorHAnsi"/>
                <w:noProof/>
                <w:sz w:val="22"/>
                <w:szCs w:val="22"/>
                <w:lang w:eastAsia="fr-CH"/>
              </w:rPr>
              <w:tab/>
            </w:r>
            <w:r w:rsidR="00920A0C" w:rsidRPr="00596686">
              <w:rPr>
                <w:rStyle w:val="Lienhypertexte"/>
                <w:noProof/>
              </w:rPr>
              <w:t>Erreurs restantes</w:t>
            </w:r>
            <w:r w:rsidR="00920A0C">
              <w:rPr>
                <w:noProof/>
                <w:webHidden/>
              </w:rPr>
              <w:tab/>
            </w:r>
            <w:r w:rsidR="00920A0C">
              <w:rPr>
                <w:noProof/>
                <w:webHidden/>
              </w:rPr>
              <w:fldChar w:fldCharType="begin"/>
            </w:r>
            <w:r w:rsidR="00920A0C">
              <w:rPr>
                <w:noProof/>
                <w:webHidden/>
              </w:rPr>
              <w:instrText xml:space="preserve"> PAGEREF _Toc507508632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3" w:history="1">
            <w:r w:rsidR="00920A0C" w:rsidRPr="00596686">
              <w:rPr>
                <w:rStyle w:val="Lienhypertexte"/>
                <w:noProof/>
              </w:rPr>
              <w:t>4.4</w:t>
            </w:r>
            <w:r w:rsidR="00920A0C">
              <w:rPr>
                <w:rFonts w:asciiTheme="minorHAnsi" w:hAnsiTheme="minorHAnsi"/>
                <w:noProof/>
                <w:sz w:val="22"/>
                <w:szCs w:val="22"/>
                <w:lang w:eastAsia="fr-CH"/>
              </w:rPr>
              <w:tab/>
            </w:r>
            <w:r w:rsidR="00920A0C" w:rsidRPr="00596686">
              <w:rPr>
                <w:rStyle w:val="Lienhypertexte"/>
                <w:noProof/>
              </w:rPr>
              <w:t>Dossier d’archivage</w:t>
            </w:r>
            <w:r w:rsidR="00920A0C">
              <w:rPr>
                <w:noProof/>
                <w:webHidden/>
              </w:rPr>
              <w:tab/>
            </w:r>
            <w:r w:rsidR="00920A0C">
              <w:rPr>
                <w:noProof/>
                <w:webHidden/>
              </w:rPr>
              <w:fldChar w:fldCharType="begin"/>
            </w:r>
            <w:r w:rsidR="00920A0C">
              <w:rPr>
                <w:noProof/>
                <w:webHidden/>
              </w:rPr>
              <w:instrText xml:space="preserve"> PAGEREF _Toc507508633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34" w:history="1">
            <w:r w:rsidR="00920A0C" w:rsidRPr="00596686">
              <w:rPr>
                <w:rStyle w:val="Lienhypertexte"/>
                <w:noProof/>
              </w:rPr>
              <w:t>5</w:t>
            </w:r>
            <w:r w:rsidR="00920A0C">
              <w:rPr>
                <w:rFonts w:asciiTheme="minorHAnsi" w:hAnsiTheme="minorHAnsi"/>
                <w:noProof/>
                <w:sz w:val="22"/>
                <w:szCs w:val="22"/>
                <w:lang w:eastAsia="fr-CH"/>
              </w:rPr>
              <w:tab/>
            </w:r>
            <w:r w:rsidR="00920A0C" w:rsidRPr="00596686">
              <w:rPr>
                <w:rStyle w:val="Lienhypertexte"/>
                <w:noProof/>
              </w:rPr>
              <w:t>Mise en service</w:t>
            </w:r>
            <w:r w:rsidR="00920A0C">
              <w:rPr>
                <w:noProof/>
                <w:webHidden/>
              </w:rPr>
              <w:tab/>
            </w:r>
            <w:r w:rsidR="00920A0C">
              <w:rPr>
                <w:noProof/>
                <w:webHidden/>
              </w:rPr>
              <w:fldChar w:fldCharType="begin"/>
            </w:r>
            <w:r w:rsidR="00920A0C">
              <w:rPr>
                <w:noProof/>
                <w:webHidden/>
              </w:rPr>
              <w:instrText xml:space="preserve"> PAGEREF _Toc507508634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5" w:history="1">
            <w:r w:rsidR="00920A0C" w:rsidRPr="00596686">
              <w:rPr>
                <w:rStyle w:val="Lienhypertexte"/>
                <w:noProof/>
              </w:rPr>
              <w:t>5.1</w:t>
            </w:r>
            <w:r w:rsidR="00920A0C">
              <w:rPr>
                <w:rFonts w:asciiTheme="minorHAnsi" w:hAnsiTheme="minorHAnsi"/>
                <w:noProof/>
                <w:sz w:val="22"/>
                <w:szCs w:val="22"/>
                <w:lang w:eastAsia="fr-CH"/>
              </w:rPr>
              <w:tab/>
            </w:r>
            <w:r w:rsidR="00920A0C" w:rsidRPr="00596686">
              <w:rPr>
                <w:rStyle w:val="Lienhypertexte"/>
                <w:noProof/>
              </w:rPr>
              <w:t>Installation</w:t>
            </w:r>
            <w:r w:rsidR="00920A0C">
              <w:rPr>
                <w:noProof/>
                <w:webHidden/>
              </w:rPr>
              <w:tab/>
            </w:r>
            <w:r w:rsidR="00920A0C">
              <w:rPr>
                <w:noProof/>
                <w:webHidden/>
              </w:rPr>
              <w:fldChar w:fldCharType="begin"/>
            </w:r>
            <w:r w:rsidR="00920A0C">
              <w:rPr>
                <w:noProof/>
                <w:webHidden/>
              </w:rPr>
              <w:instrText xml:space="preserve"> PAGEREF _Toc507508635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6" w:history="1">
            <w:r w:rsidR="00920A0C" w:rsidRPr="00596686">
              <w:rPr>
                <w:rStyle w:val="Lienhypertexte"/>
                <w:noProof/>
              </w:rPr>
              <w:t>5.2</w:t>
            </w:r>
            <w:r w:rsidR="00920A0C">
              <w:rPr>
                <w:rFonts w:asciiTheme="minorHAnsi" w:hAnsiTheme="minorHAnsi"/>
                <w:noProof/>
                <w:sz w:val="22"/>
                <w:szCs w:val="22"/>
                <w:lang w:eastAsia="fr-CH"/>
              </w:rPr>
              <w:tab/>
            </w:r>
            <w:r w:rsidR="00920A0C" w:rsidRPr="00596686">
              <w:rPr>
                <w:rStyle w:val="Lienhypertexte"/>
                <w:noProof/>
              </w:rPr>
              <w:t>Rapport de mise en service</w:t>
            </w:r>
            <w:r w:rsidR="00920A0C">
              <w:rPr>
                <w:noProof/>
                <w:webHidden/>
              </w:rPr>
              <w:tab/>
            </w:r>
            <w:r w:rsidR="00920A0C">
              <w:rPr>
                <w:noProof/>
                <w:webHidden/>
              </w:rPr>
              <w:fldChar w:fldCharType="begin"/>
            </w:r>
            <w:r w:rsidR="00920A0C">
              <w:rPr>
                <w:noProof/>
                <w:webHidden/>
              </w:rPr>
              <w:instrText xml:space="preserve"> PAGEREF _Toc507508636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37" w:history="1">
            <w:r w:rsidR="00920A0C" w:rsidRPr="00596686">
              <w:rPr>
                <w:rStyle w:val="Lienhypertexte"/>
                <w:noProof/>
              </w:rPr>
              <w:t>5.3</w:t>
            </w:r>
            <w:r w:rsidR="00920A0C">
              <w:rPr>
                <w:rFonts w:asciiTheme="minorHAnsi" w:hAnsiTheme="minorHAnsi"/>
                <w:noProof/>
                <w:sz w:val="22"/>
                <w:szCs w:val="22"/>
                <w:lang w:eastAsia="fr-CH"/>
              </w:rPr>
              <w:tab/>
            </w:r>
            <w:r w:rsidR="00920A0C" w:rsidRPr="00596686">
              <w:rPr>
                <w:rStyle w:val="Lienhypertexte"/>
                <w:noProof/>
              </w:rPr>
              <w:t>Liste des documents fournis</w:t>
            </w:r>
            <w:r w:rsidR="00920A0C">
              <w:rPr>
                <w:noProof/>
                <w:webHidden/>
              </w:rPr>
              <w:tab/>
            </w:r>
            <w:r w:rsidR="00920A0C">
              <w:rPr>
                <w:noProof/>
                <w:webHidden/>
              </w:rPr>
              <w:fldChar w:fldCharType="begin"/>
            </w:r>
            <w:r w:rsidR="00920A0C">
              <w:rPr>
                <w:noProof/>
                <w:webHidden/>
              </w:rPr>
              <w:instrText xml:space="preserve"> PAGEREF _Toc507508637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38" w:history="1">
            <w:r w:rsidR="00920A0C" w:rsidRPr="00596686">
              <w:rPr>
                <w:rStyle w:val="Lienhypertexte"/>
                <w:noProof/>
              </w:rPr>
              <w:t>6</w:t>
            </w:r>
            <w:r w:rsidR="00920A0C">
              <w:rPr>
                <w:rFonts w:asciiTheme="minorHAnsi" w:hAnsiTheme="minorHAnsi"/>
                <w:noProof/>
                <w:sz w:val="22"/>
                <w:szCs w:val="22"/>
                <w:lang w:eastAsia="fr-CH"/>
              </w:rPr>
              <w:tab/>
            </w:r>
            <w:r w:rsidR="00920A0C" w:rsidRPr="00596686">
              <w:rPr>
                <w:rStyle w:val="Lienhypertexte"/>
                <w:noProof/>
              </w:rPr>
              <w:t>Conclusions</w:t>
            </w:r>
            <w:r w:rsidR="00920A0C">
              <w:rPr>
                <w:noProof/>
                <w:webHidden/>
              </w:rPr>
              <w:tab/>
            </w:r>
            <w:r w:rsidR="00920A0C">
              <w:rPr>
                <w:noProof/>
                <w:webHidden/>
              </w:rPr>
              <w:fldChar w:fldCharType="begin"/>
            </w:r>
            <w:r w:rsidR="00920A0C">
              <w:rPr>
                <w:noProof/>
                <w:webHidden/>
              </w:rPr>
              <w:instrText xml:space="preserve"> PAGEREF _Toc507508638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1"/>
            <w:tabs>
              <w:tab w:val="left" w:pos="480"/>
              <w:tab w:val="right" w:leader="dot" w:pos="9062"/>
            </w:tabs>
            <w:rPr>
              <w:rFonts w:asciiTheme="minorHAnsi" w:hAnsiTheme="minorHAnsi"/>
              <w:noProof/>
              <w:sz w:val="22"/>
              <w:szCs w:val="22"/>
              <w:lang w:eastAsia="fr-CH"/>
            </w:rPr>
          </w:pPr>
          <w:hyperlink w:anchor="_Toc507508639" w:history="1">
            <w:r w:rsidR="00920A0C" w:rsidRPr="00596686">
              <w:rPr>
                <w:rStyle w:val="Lienhypertexte"/>
                <w:noProof/>
              </w:rPr>
              <w:t>7</w:t>
            </w:r>
            <w:r w:rsidR="00920A0C">
              <w:rPr>
                <w:rFonts w:asciiTheme="minorHAnsi" w:hAnsiTheme="minorHAnsi"/>
                <w:noProof/>
                <w:sz w:val="22"/>
                <w:szCs w:val="22"/>
                <w:lang w:eastAsia="fr-CH"/>
              </w:rPr>
              <w:tab/>
            </w:r>
            <w:r w:rsidR="00920A0C" w:rsidRPr="00596686">
              <w:rPr>
                <w:rStyle w:val="Lienhypertexte"/>
                <w:noProof/>
              </w:rPr>
              <w:t>Annexes</w:t>
            </w:r>
            <w:r w:rsidR="00920A0C">
              <w:rPr>
                <w:noProof/>
                <w:webHidden/>
              </w:rPr>
              <w:tab/>
            </w:r>
            <w:r w:rsidR="00920A0C">
              <w:rPr>
                <w:noProof/>
                <w:webHidden/>
              </w:rPr>
              <w:fldChar w:fldCharType="begin"/>
            </w:r>
            <w:r w:rsidR="00920A0C">
              <w:rPr>
                <w:noProof/>
                <w:webHidden/>
              </w:rPr>
              <w:instrText xml:space="preserve"> PAGEREF _Toc507508639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40" w:history="1">
            <w:r w:rsidR="00920A0C" w:rsidRPr="00596686">
              <w:rPr>
                <w:rStyle w:val="Lienhypertexte"/>
                <w:noProof/>
              </w:rPr>
              <w:t>7.1</w:t>
            </w:r>
            <w:r w:rsidR="00920A0C">
              <w:rPr>
                <w:rFonts w:asciiTheme="minorHAnsi" w:hAnsiTheme="minorHAnsi"/>
                <w:noProof/>
                <w:sz w:val="22"/>
                <w:szCs w:val="22"/>
                <w:lang w:eastAsia="fr-CH"/>
              </w:rPr>
              <w:tab/>
            </w:r>
            <w:r w:rsidR="00920A0C" w:rsidRPr="00596686">
              <w:rPr>
                <w:rStyle w:val="Lienhypertexte"/>
                <w:noProof/>
              </w:rPr>
              <w:t>Sources – Bibliographie</w:t>
            </w:r>
            <w:r w:rsidR="00920A0C">
              <w:rPr>
                <w:noProof/>
                <w:webHidden/>
              </w:rPr>
              <w:tab/>
            </w:r>
            <w:r w:rsidR="00920A0C">
              <w:rPr>
                <w:noProof/>
                <w:webHidden/>
              </w:rPr>
              <w:fldChar w:fldCharType="begin"/>
            </w:r>
            <w:r w:rsidR="00920A0C">
              <w:rPr>
                <w:noProof/>
                <w:webHidden/>
              </w:rPr>
              <w:instrText xml:space="preserve"> PAGEREF _Toc507508640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41" w:history="1">
            <w:r w:rsidR="00920A0C" w:rsidRPr="00596686">
              <w:rPr>
                <w:rStyle w:val="Lienhypertexte"/>
                <w:noProof/>
              </w:rPr>
              <w:t>7.2</w:t>
            </w:r>
            <w:r w:rsidR="00920A0C">
              <w:rPr>
                <w:rFonts w:asciiTheme="minorHAnsi" w:hAnsiTheme="minorHAnsi"/>
                <w:noProof/>
                <w:sz w:val="22"/>
                <w:szCs w:val="22"/>
                <w:lang w:eastAsia="fr-CH"/>
              </w:rPr>
              <w:tab/>
            </w:r>
            <w:r w:rsidR="00920A0C" w:rsidRPr="00596686">
              <w:rPr>
                <w:rStyle w:val="Lienhypertexte"/>
                <w:noProof/>
              </w:rPr>
              <w:t>Journal de bord</w:t>
            </w:r>
            <w:r w:rsidR="00920A0C">
              <w:rPr>
                <w:noProof/>
                <w:webHidden/>
              </w:rPr>
              <w:tab/>
            </w:r>
            <w:r w:rsidR="00920A0C">
              <w:rPr>
                <w:noProof/>
                <w:webHidden/>
              </w:rPr>
              <w:fldChar w:fldCharType="begin"/>
            </w:r>
            <w:r w:rsidR="00920A0C">
              <w:rPr>
                <w:noProof/>
                <w:webHidden/>
              </w:rPr>
              <w:instrText xml:space="preserve"> PAGEREF _Toc507508641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42" w:history="1">
            <w:r w:rsidR="00920A0C" w:rsidRPr="00596686">
              <w:rPr>
                <w:rStyle w:val="Lienhypertexte"/>
                <w:noProof/>
              </w:rPr>
              <w:t>7.3</w:t>
            </w:r>
            <w:r w:rsidR="00920A0C">
              <w:rPr>
                <w:rFonts w:asciiTheme="minorHAnsi" w:hAnsiTheme="minorHAnsi"/>
                <w:noProof/>
                <w:sz w:val="22"/>
                <w:szCs w:val="22"/>
                <w:lang w:eastAsia="fr-CH"/>
              </w:rPr>
              <w:tab/>
            </w:r>
            <w:r w:rsidR="00920A0C" w:rsidRPr="00596686">
              <w:rPr>
                <w:rStyle w:val="Lienhypertexte"/>
                <w:noProof/>
              </w:rPr>
              <w:t>Manuel d’utilisation</w:t>
            </w:r>
            <w:r w:rsidR="00920A0C">
              <w:rPr>
                <w:noProof/>
                <w:webHidden/>
              </w:rPr>
              <w:tab/>
            </w:r>
            <w:r w:rsidR="00920A0C">
              <w:rPr>
                <w:noProof/>
                <w:webHidden/>
              </w:rPr>
              <w:fldChar w:fldCharType="begin"/>
            </w:r>
            <w:r w:rsidR="00920A0C">
              <w:rPr>
                <w:noProof/>
                <w:webHidden/>
              </w:rPr>
              <w:instrText xml:space="preserve"> PAGEREF _Toc507508642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F4668C">
          <w:pPr>
            <w:pStyle w:val="TM2"/>
            <w:tabs>
              <w:tab w:val="left" w:pos="880"/>
              <w:tab w:val="right" w:leader="dot" w:pos="9062"/>
            </w:tabs>
            <w:rPr>
              <w:rFonts w:asciiTheme="minorHAnsi" w:hAnsiTheme="minorHAnsi"/>
              <w:noProof/>
              <w:sz w:val="22"/>
              <w:szCs w:val="22"/>
              <w:lang w:eastAsia="fr-CH"/>
            </w:rPr>
          </w:pPr>
          <w:hyperlink w:anchor="_Toc507508643" w:history="1">
            <w:r w:rsidR="00920A0C" w:rsidRPr="00596686">
              <w:rPr>
                <w:rStyle w:val="Lienhypertexte"/>
                <w:noProof/>
              </w:rPr>
              <w:t>7.4</w:t>
            </w:r>
            <w:r w:rsidR="00920A0C">
              <w:rPr>
                <w:rFonts w:asciiTheme="minorHAnsi" w:hAnsiTheme="minorHAnsi"/>
                <w:noProof/>
                <w:sz w:val="22"/>
                <w:szCs w:val="22"/>
                <w:lang w:eastAsia="fr-CH"/>
              </w:rPr>
              <w:tab/>
            </w:r>
            <w:r w:rsidR="00920A0C" w:rsidRPr="00596686">
              <w:rPr>
                <w:rStyle w:val="Lienhypertexte"/>
                <w:noProof/>
              </w:rPr>
              <w:t>Archive du projet</w:t>
            </w:r>
            <w:r w:rsidR="00920A0C">
              <w:rPr>
                <w:noProof/>
                <w:webHidden/>
              </w:rPr>
              <w:tab/>
            </w:r>
            <w:r w:rsidR="00920A0C">
              <w:rPr>
                <w:noProof/>
                <w:webHidden/>
              </w:rPr>
              <w:fldChar w:fldCharType="begin"/>
            </w:r>
            <w:r w:rsidR="00920A0C">
              <w:rPr>
                <w:noProof/>
                <w:webHidden/>
              </w:rPr>
              <w:instrText xml:space="preserve"> PAGEREF _Toc507508643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805C94" w:rsidRDefault="00805C94">
          <w:r>
            <w:rPr>
              <w:b/>
              <w:bCs/>
              <w:lang w:val="fr-FR"/>
            </w:rPr>
            <w:lastRenderedPageBreak/>
            <w:fldChar w:fldCharType="end"/>
          </w:r>
        </w:p>
      </w:sdtContent>
    </w:sdt>
    <w:p w:rsidR="00805C94" w:rsidRDefault="00805C94">
      <w:r>
        <w:br w:type="page"/>
      </w:r>
    </w:p>
    <w:p w:rsidR="003A6D16" w:rsidRPr="003A6D16" w:rsidRDefault="003A6D16" w:rsidP="003A6D16">
      <w:pPr>
        <w:pStyle w:val="Titre1"/>
      </w:pPr>
      <w:bookmarkStart w:id="0" w:name="_Toc507508614"/>
      <w:r>
        <w:lastRenderedPageBreak/>
        <w:t>Introduction</w:t>
      </w:r>
      <w:bookmarkEnd w:id="0"/>
    </w:p>
    <w:p w:rsidR="003A6D16" w:rsidRDefault="003A6D16" w:rsidP="003A6D16">
      <w:pPr>
        <w:pStyle w:val="Titre2"/>
      </w:pPr>
      <w:bookmarkStart w:id="1" w:name="_Toc507508615"/>
      <w:r>
        <w:t>Cadre, description et motivation</w:t>
      </w:r>
      <w:bookmarkEnd w:id="1"/>
    </w:p>
    <w:p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rsidR="001A7D93" w:rsidRDefault="001A7D93" w:rsidP="003A6D16">
      <w:r w:rsidRPr="001A7D93">
        <w:t>Je voulais donc créer une plateforme de découverte qui permette de voir le travail des cosplayers du monde entier ou proche de nous. De plus, n’ayant jamais développer d’application, ce serait un bon exercice pour élargir mon panel de connaissances ainsi que de peut-être mener à terme le projet.</w:t>
      </w:r>
    </w:p>
    <w:p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rsidR="003A6D16" w:rsidRDefault="003A6D16" w:rsidP="003A6D16">
      <w:pPr>
        <w:pStyle w:val="Titre2"/>
      </w:pPr>
      <w:bookmarkStart w:id="2" w:name="_Toc507508616"/>
      <w:r>
        <w:t>Organisation</w:t>
      </w:r>
      <w:bookmarkEnd w:id="2"/>
    </w:p>
    <w:p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rsidR="003A6D16" w:rsidRDefault="003A6D16" w:rsidP="003A6D16">
      <w:pPr>
        <w:pStyle w:val="Titre2"/>
      </w:pPr>
      <w:bookmarkStart w:id="3" w:name="_Toc507508617"/>
      <w:r>
        <w:t>Objectifs</w:t>
      </w:r>
      <w:bookmarkEnd w:id="3"/>
    </w:p>
    <w:p w:rsidR="003A6D16" w:rsidRDefault="00052130" w:rsidP="00052130">
      <w:pPr>
        <w:pStyle w:val="Paragraphedeliste"/>
        <w:numPr>
          <w:ilvl w:val="0"/>
          <w:numId w:val="2"/>
        </w:numPr>
      </w:pPr>
      <w:r>
        <w:t>L’application doit être réactive</w:t>
      </w:r>
      <w:r w:rsidR="0078389C">
        <w:t xml:space="preserve"> aux actions (swipe, touch)</w:t>
      </w:r>
    </w:p>
    <w:p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rsidR="0078389C" w:rsidRDefault="0078389C" w:rsidP="00052130">
      <w:pPr>
        <w:pStyle w:val="Paragraphedeliste"/>
        <w:numPr>
          <w:ilvl w:val="0"/>
          <w:numId w:val="2"/>
        </w:numPr>
      </w:pPr>
      <w:r>
        <w:t>L’utilisateur doit pouvoir gérer son profil : chargement/suppression d’images, éditions des champs</w:t>
      </w:r>
    </w:p>
    <w:p w:rsidR="0078389C" w:rsidRDefault="0078389C" w:rsidP="00052130">
      <w:pPr>
        <w:pStyle w:val="Paragraphedeliste"/>
        <w:numPr>
          <w:ilvl w:val="0"/>
          <w:numId w:val="2"/>
        </w:numPr>
      </w:pPr>
      <w:r>
        <w:t>L’application doit pouvoir afficher les profils selon un tri définit (proximité, pays, favoris)</w:t>
      </w:r>
    </w:p>
    <w:p w:rsidR="0078389C" w:rsidRDefault="0078389C" w:rsidP="00052130">
      <w:pPr>
        <w:pStyle w:val="Paragraphedeliste"/>
        <w:numPr>
          <w:ilvl w:val="0"/>
          <w:numId w:val="2"/>
        </w:numPr>
      </w:pPr>
      <w:r>
        <w:t>L’utilisateur doit pouvoir mettre en favoris des profils et les afficher</w:t>
      </w:r>
    </w:p>
    <w:p w:rsidR="0078389C" w:rsidRDefault="0078389C" w:rsidP="00052130">
      <w:pPr>
        <w:pStyle w:val="Paragraphedeliste"/>
        <w:numPr>
          <w:ilvl w:val="0"/>
          <w:numId w:val="2"/>
        </w:numPr>
      </w:pPr>
      <w:r>
        <w:t>L’utilisateur doit pouvoir gérer ses favoris</w:t>
      </w:r>
    </w:p>
    <w:p w:rsidR="0078389C" w:rsidRDefault="0078389C" w:rsidP="00052130">
      <w:pPr>
        <w:pStyle w:val="Paragraphedeliste"/>
        <w:numPr>
          <w:ilvl w:val="0"/>
          <w:numId w:val="2"/>
        </w:numPr>
      </w:pPr>
      <w:r>
        <w:t>L’application doit pouvoir se connecter à un serveur et une base de données</w:t>
      </w:r>
    </w:p>
    <w:p w:rsidR="0078389C" w:rsidRDefault="0078389C" w:rsidP="00052130">
      <w:pPr>
        <w:pStyle w:val="Paragraphedeliste"/>
        <w:numPr>
          <w:ilvl w:val="0"/>
          <w:numId w:val="2"/>
        </w:numPr>
      </w:pPr>
      <w:r>
        <w:t>L’application doit pouvoir s’adapter à plusieurs tailles d’écran</w:t>
      </w:r>
    </w:p>
    <w:p w:rsidR="0078389C" w:rsidRDefault="0078389C" w:rsidP="00052130">
      <w:pPr>
        <w:pStyle w:val="Paragraphedeliste"/>
        <w:numPr>
          <w:ilvl w:val="0"/>
          <w:numId w:val="2"/>
        </w:numPr>
      </w:pPr>
    </w:p>
    <w:p w:rsidR="0078389C" w:rsidRDefault="0078389C">
      <w:pPr>
        <w:jc w:val="left"/>
        <w:rPr>
          <w:rFonts w:eastAsiaTheme="majorEastAsia" w:cstheme="majorBidi"/>
          <w:color w:val="373545" w:themeColor="text2"/>
          <w:sz w:val="32"/>
          <w:szCs w:val="36"/>
        </w:rPr>
      </w:pPr>
      <w:r>
        <w:br w:type="page"/>
      </w:r>
    </w:p>
    <w:p w:rsidR="003A6D16" w:rsidRDefault="003A6D16" w:rsidP="003A6D16">
      <w:pPr>
        <w:pStyle w:val="Titre2"/>
      </w:pPr>
      <w:bookmarkStart w:id="4" w:name="_Toc507508618"/>
      <w:r>
        <w:lastRenderedPageBreak/>
        <w:t>Planification initiale</w:t>
      </w:r>
      <w:bookmarkEnd w:id="4"/>
    </w:p>
    <w:p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rsidR="0078389C" w:rsidRDefault="0078389C" w:rsidP="0078389C">
      <w:pPr>
        <w:pStyle w:val="Paragraphedeliste"/>
        <w:numPr>
          <w:ilvl w:val="0"/>
          <w:numId w:val="4"/>
        </w:numPr>
      </w:pPr>
      <w:r>
        <w:t>Réalisation</w:t>
      </w:r>
    </w:p>
    <w:p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swiper »</w:t>
      </w:r>
      <w:r>
        <w:rPr>
          <w:lang w:eastAsia="ja-JP"/>
        </w:rPr>
        <w:t xml:space="preserve"> </w:t>
      </w:r>
      <w:r w:rsidRPr="0078389C">
        <w:rPr>
          <w:rFonts w:asciiTheme="minorHAnsi" w:hAnsiTheme="minorHAnsi" w:cs="Arial"/>
          <w:b/>
          <w:lang w:eastAsia="ja-JP"/>
        </w:rPr>
        <w:t>→ 29.03.2018</w:t>
      </w:r>
    </w:p>
    <w:p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rsidR="00867D08" w:rsidRDefault="006154D8" w:rsidP="00867D08">
      <w:pPr>
        <w:pStyle w:val="Titre1"/>
      </w:pPr>
      <w:bookmarkStart w:id="5" w:name="_Toc507508619"/>
      <w:r>
        <w:t>Analyse</w:t>
      </w:r>
      <w:bookmarkEnd w:id="5"/>
    </w:p>
    <w:p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cosplayers en fonction de la position géographique, du pays d’</w:t>
      </w:r>
      <w:r w:rsidR="00963AD9">
        <w:t>origine et voir s</w:t>
      </w:r>
      <w:r w:rsidR="005F5712">
        <w:t>es favoris.</w:t>
      </w:r>
      <w:r w:rsidR="00963AD9">
        <w:t xml:space="preserve"> Le principe est de pouvoir parcourir les différents profil en « swipant » puis de les voir en plein écran en touchant le profil concerné.</w:t>
      </w:r>
    </w:p>
    <w:p w:rsidR="006154D8" w:rsidRDefault="006154D8" w:rsidP="006154D8">
      <w:pPr>
        <w:pStyle w:val="Titre2"/>
      </w:pPr>
      <w:bookmarkStart w:id="6" w:name="_Toc507508620"/>
      <w:r>
        <w:t>Cahier des charges détaillé</w:t>
      </w:r>
      <w:bookmarkEnd w:id="6"/>
    </w:p>
    <w:p w:rsidR="006154D8" w:rsidRDefault="00332B7D" w:rsidP="00332B7D">
      <w:pPr>
        <w:pStyle w:val="Titre3"/>
      </w:pPr>
      <w:bookmarkStart w:id="7" w:name="_Toc507508621"/>
      <w:r>
        <w:t>MCD ?</w:t>
      </w:r>
      <w:bookmarkEnd w:id="7"/>
    </w:p>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Pr="00332B7D" w:rsidRDefault="00332B7D" w:rsidP="00332B7D"/>
    <w:p w:rsidR="00332B7D" w:rsidRDefault="00332B7D" w:rsidP="00332B7D">
      <w:pPr>
        <w:pStyle w:val="Titre3"/>
      </w:pPr>
      <w:bookmarkStart w:id="8" w:name="_Toc507508622"/>
      <w:r>
        <w:lastRenderedPageBreak/>
        <w:t>Maquette</w:t>
      </w:r>
      <w:r w:rsidR="000C170D">
        <w:t>s</w:t>
      </w:r>
      <w:bookmarkEnd w:id="8"/>
    </w:p>
    <w:p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3360" behindDoc="0" locked="0" layoutInCell="1" allowOverlap="1" wp14:anchorId="671632B9" wp14:editId="59A4CE6E">
            <wp:simplePos x="0" y="0"/>
            <wp:positionH relativeFrom="margin">
              <wp:posOffset>1704975</wp:posOffset>
            </wp:positionH>
            <wp:positionV relativeFrom="margin">
              <wp:posOffset>443230</wp:posOffset>
            </wp:positionV>
            <wp:extent cx="2354580" cy="7058025"/>
            <wp:effectExtent l="0" t="0" r="762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35458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rsidR="00332B7D" w:rsidRDefault="00332B7D">
      <w:pPr>
        <w:jc w:val="left"/>
      </w:pPr>
      <w:r>
        <w:br w:type="page"/>
      </w:r>
    </w:p>
    <w:p w:rsidR="00332B7D" w:rsidRDefault="00332B7D" w:rsidP="00332B7D">
      <w:pPr>
        <w:rPr>
          <w:noProof/>
          <w:lang w:eastAsia="fr-CH"/>
        </w:rPr>
      </w:pPr>
    </w:p>
    <w:p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Page pour découvrir les cosplayers, est par défaut sur « A proximité »</w:t>
      </w:r>
    </w:p>
    <w:p w:rsidR="000C170D" w:rsidRDefault="000C170D">
      <w:pPr>
        <w:jc w:val="left"/>
      </w:pPr>
      <w:r>
        <w:t>« Tuto »</w:t>
      </w:r>
      <w:r>
        <w:tab/>
      </w:r>
      <w:r>
        <w:tab/>
      </w:r>
      <w:r>
        <w:tab/>
      </w:r>
      <w:r>
        <w:tab/>
      </w:r>
      <w:r>
        <w:tab/>
      </w:r>
      <w:r>
        <w:tab/>
        <w:t>Ce que l’app affiche</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Affichage du profil du cosplayer</w:t>
      </w:r>
    </w:p>
    <w:p w:rsidR="00332B7D" w:rsidRDefault="00AD274A" w:rsidP="00AD274A">
      <w:pPr>
        <w:jc w:val="left"/>
      </w:pPr>
      <w:r>
        <w:br w:type="page"/>
      </w:r>
    </w:p>
    <w:p w:rsidR="00AD274A" w:rsidRPr="00AD274A" w:rsidRDefault="00D72AA4" w:rsidP="00AD274A">
      <w:pPr>
        <w:pStyle w:val="Titre3"/>
      </w:pPr>
      <w:bookmarkStart w:id="9" w:name="_Toc507508623"/>
      <w:r>
        <w:lastRenderedPageBreak/>
        <w:t>Uses cases &amp; Scénarios</w:t>
      </w:r>
      <w:bookmarkEnd w:id="9"/>
    </w:p>
    <w:p w:rsidR="00AD274A" w:rsidRDefault="00AD274A" w:rsidP="00AD274A">
      <w:pPr>
        <w:pStyle w:val="Titre4"/>
      </w:pPr>
      <w:r>
        <w:t>Use case : Gérer son profil</w:t>
      </w:r>
    </w:p>
    <w:p w:rsidR="00AD274A" w:rsidRDefault="00AD274A" w:rsidP="00AD274A">
      <w:pPr>
        <w:pStyle w:val="Titre5"/>
      </w:pPr>
      <w:r>
        <w:t>Scénario : première utilisation</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sz w:val="22"/>
              </w:rPr>
            </w:pPr>
            <w:r w:rsidRPr="00AD274A">
              <w:rPr>
                <w:sz w:val="22"/>
              </w:rPr>
              <w:t>Action</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Lancer l’application</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Affichage de la page « Edition du profil », tous les champs sont vides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Remplir pseudo, genre, pays, description</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Cliquer sur un « + » pour ajouter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Android demande l’autorisation d’accéder à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Valider</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galerie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Choisir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Retourne au profil et la photo s’affiche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9408D9" w:rsidP="00AD274A">
            <w:pPr>
              <w:rPr>
                <w:b w:val="0"/>
                <w:sz w:val="22"/>
              </w:rPr>
            </w:pPr>
            <w:r>
              <w:rPr>
                <w:b w:val="0"/>
                <w:sz w:val="22"/>
              </w:rPr>
              <w:t>Valider définitivement</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L’application enregistre les données sur le serveur et affiche la page d’accueil</w:t>
            </w:r>
          </w:p>
        </w:tc>
      </w:tr>
    </w:tbl>
    <w:p w:rsidR="00AD274A" w:rsidRPr="004B6F94" w:rsidRDefault="00AD274A" w:rsidP="00AD274A"/>
    <w:p w:rsidR="00AD274A" w:rsidRDefault="00AD274A" w:rsidP="00AD274A">
      <w:pPr>
        <w:pStyle w:val="Titre4"/>
      </w:pPr>
      <w:r>
        <w:t>Scénario : modification du profil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Lance l’application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d’accueil</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 Edit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page « Edition du profil », les champs sont remplis avec les anciennes données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Changer les valeurs pseudo ou genre ou pays ou description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le « x » dans le coin à droite d’une photo pour la supprimer</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Une photo est déjà présente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Supprime la photo et remplace le « x » par un « + » dans le coin à droite de la photo</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un « + » pour ajouter une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Afficher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Choisir une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Retourne au profil et la photo s’affiche</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AF537F">
            <w:pPr>
              <w:rPr>
                <w:b w:val="0"/>
                <w:sz w:val="22"/>
              </w:rPr>
            </w:pPr>
            <w:r w:rsidRPr="00AD274A">
              <w:rPr>
                <w:b w:val="0"/>
                <w:sz w:val="22"/>
              </w:rPr>
              <w:t>Valider définitivement</w:t>
            </w:r>
          </w:p>
        </w:tc>
        <w:tc>
          <w:tcPr>
            <w:tcW w:w="3021" w:type="dxa"/>
          </w:tcPr>
          <w:p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L’application enregistre les données sur le serveur et affiche la page d’accueil</w:t>
            </w:r>
          </w:p>
        </w:tc>
      </w:tr>
    </w:tbl>
    <w:p w:rsidR="00AD274A" w:rsidRDefault="00AD274A" w:rsidP="00AD274A"/>
    <w:p w:rsidR="00AD274A" w:rsidRDefault="00AD274A" w:rsidP="00AD274A">
      <w:pPr>
        <w:pStyle w:val="Titre4"/>
      </w:pPr>
      <w:r>
        <w:t>Use case : Découvrir cosplayers</w:t>
      </w:r>
    </w:p>
    <w:p w:rsidR="00AD274A" w:rsidRDefault="00AD274A" w:rsidP="00AD274A">
      <w:pPr>
        <w:pStyle w:val="Titre5"/>
      </w:pPr>
      <w:r>
        <w:t>Scénario : Voir les cosplayers à proximité</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 xml:space="preserve">Depuis la page « Accueil », cliquer sur l’icône en haut à droite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 Découvrir », par défaut sur</w:t>
            </w:r>
            <w:r w:rsidR="00AF537F">
              <w:rPr>
                <w:sz w:val="22"/>
              </w:rPr>
              <w:t xml:space="preserve"> les cosplayers « à proximité » + </w:t>
            </w:r>
            <w:r w:rsidR="00AF537F" w:rsidRPr="00AD274A">
              <w:rPr>
                <w:sz w:val="22"/>
              </w:rPr>
              <w:t>un petit message pour expliquer comment parcourir les profils</w:t>
            </w:r>
            <w:r w:rsidR="00AF537F">
              <w:rPr>
                <w:sz w:val="22"/>
              </w:rPr>
              <w:t xml:space="preserve">. </w:t>
            </w:r>
            <w:r w:rsidR="00AF537F">
              <w:rPr>
                <w:sz w:val="22"/>
              </w:rPr>
              <w:lastRenderedPageBreak/>
              <w:t>L’application compare les</w:t>
            </w:r>
            <w:r w:rsidR="000B758C">
              <w:rPr>
                <w:sz w:val="22"/>
              </w:rPr>
              <w:t xml:space="preserve"> dernières</w:t>
            </w:r>
            <w:r w:rsidR="00AF537F">
              <w:rPr>
                <w:sz w:val="22"/>
              </w:rPr>
              <w:t xml:space="preserve"> données de géolocalisation des </w:t>
            </w:r>
            <w:r w:rsidR="000B758C">
              <w:rPr>
                <w:sz w:val="22"/>
              </w:rPr>
              <w:t>utilisateurs pour nous afficher ceux qui sont le plus proche de nous (~50 km max)</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F537F" w:rsidP="00AF537F">
            <w:pPr>
              <w:rPr>
                <w:b w:val="0"/>
                <w:sz w:val="22"/>
              </w:rPr>
            </w:pPr>
            <w:r>
              <w:rPr>
                <w:b w:val="0"/>
                <w:sz w:val="22"/>
              </w:rPr>
              <w:lastRenderedPageBreak/>
              <w:t>Swipe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cosplayer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AF537F">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Affiche le cosplayer suivant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la flèche gauche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cosplayer précédent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bas de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profil du cosplayer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Swipe gauche sur la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photo suivante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Ajoute le profil dans ses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0B758C" w:rsidRDefault="000B758C" w:rsidP="000B758C">
      <w:pPr>
        <w:pStyle w:val="Titre5"/>
      </w:pPr>
      <w:r>
        <w:t>Scénario : un cosplayer à proximité</w:t>
      </w:r>
    </w:p>
    <w:tbl>
      <w:tblPr>
        <w:tblStyle w:val="Tableausimple1"/>
        <w:tblW w:w="0" w:type="auto"/>
        <w:tblLook w:val="04A0" w:firstRow="1" w:lastRow="0" w:firstColumn="1" w:lastColumn="0" w:noHBand="0" w:noVBand="1"/>
      </w:tblPr>
      <w:tblGrid>
        <w:gridCol w:w="3020"/>
        <w:gridCol w:w="3021"/>
        <w:gridCol w:w="3021"/>
      </w:tblGrid>
      <w:tr w:rsidR="000B758C"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sz w:val="22"/>
              </w:rPr>
            </w:pPr>
            <w:r w:rsidRPr="00AD274A">
              <w:rPr>
                <w:sz w:val="22"/>
              </w:rPr>
              <w:t>Action</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B758C"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b w:val="0"/>
                <w:sz w:val="22"/>
              </w:rPr>
            </w:pPr>
            <w:r w:rsidRPr="00AD274A">
              <w:rPr>
                <w:b w:val="0"/>
                <w:sz w:val="22"/>
              </w:rPr>
              <w:t xml:space="preserve">Depuis la page « Accueil », cliquer sur l’icône en haut à droite </w:t>
            </w:r>
          </w:p>
        </w:tc>
        <w:tc>
          <w:tcPr>
            <w:tcW w:w="3021" w:type="dxa"/>
          </w:tcPr>
          <w:p w:rsidR="000B758C" w:rsidRPr="00AD274A" w:rsidRDefault="000B758C"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0B758C" w:rsidRPr="00AD274A" w:rsidRDefault="000B758C" w:rsidP="000B758C">
            <w:pPr>
              <w:cnfStyle w:val="000000100000" w:firstRow="0" w:lastRow="0" w:firstColumn="0" w:lastColumn="0" w:oddVBand="0" w:evenVBand="0" w:oddHBand="1" w:evenHBand="0" w:firstRowFirstColumn="0" w:firstRowLastColumn="0" w:lastRowFirstColumn="0" w:lastRowLastColumn="0"/>
              <w:rPr>
                <w:sz w:val="22"/>
              </w:rPr>
            </w:pPr>
            <w:r>
              <w:rPr>
                <w:sz w:val="22"/>
              </w:rPr>
              <w:t>Affiche la page « Découvrir », par défaut sur les cosplayers « à proximité »</w:t>
            </w:r>
            <w:r>
              <w:rPr>
                <w:sz w:val="22"/>
              </w:rPr>
              <w:br/>
            </w:r>
            <w:r w:rsidR="00901065">
              <w:rPr>
                <w:sz w:val="22"/>
              </w:rPr>
              <w:t>L’application compare les dernières données de géolocalisation des utilisateurs pour nous afficher ceux qui sont le plus proche de nous (~50 km max)</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Pr>
                <w:b w:val="0"/>
                <w:sz w:val="22"/>
              </w:rPr>
              <w:t>Swipe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Un seul cosplayer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Default="00901065" w:rsidP="00901065">
            <w:pPr>
              <w:rPr>
                <w:b w:val="0"/>
                <w:sz w:val="22"/>
              </w:rPr>
            </w:pPr>
            <w:r>
              <w:rPr>
                <w:b w:val="0"/>
                <w:sz w:val="22"/>
              </w:rPr>
              <w:t>Clique sur la flèche de droite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Un seul cosplayer à proximité</w:t>
            </w: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le (seul) même profil</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Clique sur la flèche gauche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Un seul cosplayer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F537F" w:rsidRDefault="00901065" w:rsidP="00901065">
            <w:pPr>
              <w:rPr>
                <w:b w:val="0"/>
                <w:sz w:val="22"/>
              </w:rPr>
            </w:pPr>
            <w:r>
              <w:rPr>
                <w:b w:val="0"/>
                <w:sz w:val="22"/>
              </w:rPr>
              <w:t>Appuie sur le cœur au centre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bas de la photo</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profil du cosplayer en grand</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Swipe gauche sur la photo</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la photo suivante</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cœur en bas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Ajoute le profil dans ses favoris</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la flèche ↓</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Réduis le profil et retourne sur la page « découvrir »</w:t>
            </w:r>
          </w:p>
        </w:tc>
      </w:tr>
    </w:tbl>
    <w:p w:rsidR="000B758C" w:rsidRDefault="000B758C" w:rsidP="000B758C"/>
    <w:p w:rsidR="000E0FFA" w:rsidRDefault="000E0FFA" w:rsidP="000E0FFA">
      <w:pPr>
        <w:pStyle w:val="Titre5"/>
      </w:pPr>
      <w:r>
        <w:t>Scénario : Aucun cosplayer à proximité</w:t>
      </w:r>
    </w:p>
    <w:tbl>
      <w:tblPr>
        <w:tblStyle w:val="Tableausimple1"/>
        <w:tblW w:w="0" w:type="auto"/>
        <w:tblLook w:val="04A0" w:firstRow="1" w:lastRow="0" w:firstColumn="1" w:lastColumn="0" w:noHBand="0" w:noVBand="1"/>
      </w:tblPr>
      <w:tblGrid>
        <w:gridCol w:w="3020"/>
        <w:gridCol w:w="3021"/>
        <w:gridCol w:w="3021"/>
      </w:tblGrid>
      <w:tr w:rsidR="000E0FF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sz w:val="22"/>
              </w:rPr>
            </w:pPr>
            <w:r w:rsidRPr="00AD274A">
              <w:rPr>
                <w:sz w:val="22"/>
              </w:rPr>
              <w:t>Action</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E0FF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b w:val="0"/>
                <w:sz w:val="22"/>
              </w:rPr>
            </w:pPr>
            <w:r w:rsidRPr="00AD274A">
              <w:rPr>
                <w:b w:val="0"/>
                <w:sz w:val="22"/>
              </w:rPr>
              <w:t xml:space="preserve">Depuis la page « Accueil », cliquer sur l’icône en haut à droite </w:t>
            </w:r>
          </w:p>
        </w:tc>
        <w:tc>
          <w:tcPr>
            <w:tcW w:w="3021" w:type="dxa"/>
          </w:tcPr>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Aucun cosplayer a proximité</w:t>
            </w:r>
          </w:p>
        </w:tc>
        <w:tc>
          <w:tcPr>
            <w:tcW w:w="3021" w:type="dxa"/>
          </w:tcPr>
          <w:p w:rsidR="000E0FF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Affiche la page « Découvrir », par défaut sur les cosplayers « à proximité »</w:t>
            </w:r>
            <w:r>
              <w:rPr>
                <w:sz w:val="22"/>
              </w:rPr>
              <w:br/>
              <w:t xml:space="preserve">L’application compare les dernières données de géolocalisation des utilisateurs </w:t>
            </w:r>
            <w:r>
              <w:rPr>
                <w:sz w:val="22"/>
              </w:rPr>
              <w:lastRenderedPageBreak/>
              <w:t>pour nous afficher ceux qui sont le plus proche de nous (~50 km max)</w:t>
            </w:r>
          </w:p>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S’il n’y a aucun cosplayer a proximité, l’application affiche un message « Aucun profil à proximité »</w:t>
            </w:r>
          </w:p>
        </w:tc>
      </w:tr>
    </w:tbl>
    <w:p w:rsidR="000E0FFA" w:rsidRPr="000E0FFA" w:rsidRDefault="000E0FFA" w:rsidP="000E0FFA"/>
    <w:p w:rsidR="00AD274A" w:rsidRDefault="00AD274A" w:rsidP="00AD274A">
      <w:pPr>
        <w:pStyle w:val="Titre5"/>
      </w:pPr>
      <w:r>
        <w:t>Scénario : Voir les cosplayers par pays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Pays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liste déroulante pour sélectionner les pays correspondant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Sélectionne le pays désiré</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un premier profil du pays correspondant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Pr>
                <w:b w:val="0"/>
                <w:sz w:val="22"/>
              </w:rPr>
              <w:t>Swipe à droite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cosplayer suivant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3E13CC">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Affiche le cosplayer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Clique sur la flèche gauche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cosplayer précédent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Met le profil en favoris</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Appuie sur le bas de la photo</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profil du cosplayer en grand</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Swipe gauche sur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la photo suivante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Ajoute le profil dans ses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Profil déjà en favoris</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Retire des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AD274A" w:rsidRDefault="00AD274A" w:rsidP="00AD274A">
      <w:pPr>
        <w:pStyle w:val="Titre5"/>
      </w:pPr>
      <w:r>
        <w:t>Scénario : Voir ses favoris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Favoris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grille des profils mis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un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profil du cosplayer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Retire des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Réduis le profil et retourne sur l’affichage de la grille pour voir les favoris</w:t>
            </w:r>
          </w:p>
        </w:tc>
      </w:tr>
    </w:tbl>
    <w:p w:rsidR="00AD274A" w:rsidRDefault="00AD274A" w:rsidP="00AD274A"/>
    <w:p w:rsidR="00AD274A" w:rsidRDefault="00AD274A" w:rsidP="00AD274A">
      <w:pPr>
        <w:pStyle w:val="Titre5"/>
      </w:pPr>
      <w:r>
        <w:t>Scénario : Retourner à l’accueil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la maison en haut à gauche</w:t>
            </w:r>
            <w:r w:rsidR="00C40468">
              <w:rPr>
                <w:b w:val="0"/>
                <w:sz w:val="22"/>
              </w:rPr>
              <w:t xml:space="preserve"> à partir de la page « découvrir »</w:t>
            </w:r>
            <w:r w:rsidR="00AF46C3">
              <w:rPr>
                <w:b w:val="0"/>
                <w:sz w:val="22"/>
              </w:rPr>
              <w:t>, depuis n’importe quelle vue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3E13CC" w:rsidP="003E13CC">
            <w:pPr>
              <w:cnfStyle w:val="000000100000" w:firstRow="0" w:lastRow="0" w:firstColumn="0" w:lastColumn="0" w:oddVBand="0" w:evenVBand="0" w:oddHBand="1" w:evenHBand="0" w:firstRowFirstColumn="0" w:firstRowLastColumn="0" w:lastRowFirstColumn="0" w:lastRowLastColumn="0"/>
              <w:rPr>
                <w:sz w:val="22"/>
              </w:rPr>
            </w:pPr>
            <w:r>
              <w:rPr>
                <w:sz w:val="22"/>
              </w:rPr>
              <w:t>Retourne à</w:t>
            </w:r>
            <w:r w:rsidR="00AD274A" w:rsidRPr="00AD274A">
              <w:rPr>
                <w:sz w:val="22"/>
              </w:rPr>
              <w:t xml:space="preserve"> l’accueil</w:t>
            </w:r>
          </w:p>
        </w:tc>
      </w:tr>
    </w:tbl>
    <w:p w:rsidR="00D72AA4" w:rsidRPr="00D72AA4" w:rsidRDefault="00D72AA4" w:rsidP="00D72AA4"/>
    <w:p w:rsidR="006154D8" w:rsidRDefault="006154D8" w:rsidP="006154D8">
      <w:pPr>
        <w:pStyle w:val="Titre2"/>
      </w:pPr>
      <w:bookmarkStart w:id="10" w:name="_Toc507508624"/>
      <w:r>
        <w:t>Stratégie de test</w:t>
      </w:r>
      <w:bookmarkEnd w:id="10"/>
    </w:p>
    <w:p w:rsidR="006154D8" w:rsidRDefault="006154D8" w:rsidP="006154D8">
      <w:r>
        <w:t>…</w:t>
      </w:r>
    </w:p>
    <w:p w:rsidR="006154D8" w:rsidRDefault="003D0C33" w:rsidP="006154D8">
      <w:pPr>
        <w:pStyle w:val="Titre2"/>
      </w:pPr>
      <w:bookmarkStart w:id="11" w:name="_Toc507508625"/>
      <w:r>
        <w:t>Planification</w:t>
      </w:r>
      <w:bookmarkEnd w:id="11"/>
    </w:p>
    <w:p w:rsidR="006154D8" w:rsidRDefault="00D72AA4" w:rsidP="006154D8">
      <w:r>
        <w:t>Le chef de projet m’ayant demandé une méthode agile pour la planification, il n’y a aura pas de planning sous Gantt mais sous l’outil « Trello » (outil imposé par le chef de projet). Je mets une capture d’écran ci-dessous de la planification.</w:t>
      </w:r>
    </w:p>
    <w:p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rsidR="006154D8" w:rsidRDefault="006154D8" w:rsidP="006154D8">
      <w:pPr>
        <w:pStyle w:val="Titre2"/>
      </w:pPr>
      <w:bookmarkStart w:id="12" w:name="_Toc507508626"/>
      <w:r>
        <w:t>Historique</w:t>
      </w:r>
      <w:bookmarkEnd w:id="12"/>
    </w:p>
    <w:p w:rsidR="003849CF" w:rsidRPr="003849CF" w:rsidRDefault="003849CF" w:rsidP="003849CF">
      <w:pPr>
        <w:pStyle w:val="Paragraphedeliste"/>
        <w:numPr>
          <w:ilvl w:val="0"/>
          <w:numId w:val="8"/>
        </w:numPr>
      </w:pPr>
      <w:ins w:id="13" w:author="DI-DOMENICO Tiffany" w:date="2018-03-15T16:26:00Z">
        <w:r>
          <w:t xml:space="preserve">Le 07 mars, il a été décidé qu’il n’y aurait plus de serveur distant et il faut se focaliser sur </w:t>
        </w:r>
      </w:ins>
      <w:r>
        <w:t>les données</w:t>
      </w:r>
      <w:ins w:id="14" w:author="DI-DOMENICO Tiffany" w:date="2018-03-15T16:26:00Z">
        <w:r>
          <w:t xml:space="preserve"> locales.</w:t>
        </w:r>
      </w:ins>
    </w:p>
    <w:p w:rsidR="006154D8" w:rsidRDefault="006154D8" w:rsidP="006154D8">
      <w:pPr>
        <w:pStyle w:val="Titre1"/>
      </w:pPr>
      <w:bookmarkStart w:id="15" w:name="_Toc507508627"/>
      <w:r>
        <w:t>Conception</w:t>
      </w:r>
      <w:bookmarkEnd w:id="15"/>
    </w:p>
    <w:p w:rsidR="003849CF" w:rsidRDefault="006154D8" w:rsidP="003849CF">
      <w:pPr>
        <w:pStyle w:val="Titre2"/>
      </w:pPr>
      <w:bookmarkStart w:id="16" w:name="_Toc507508628"/>
      <w:r>
        <w:t>Dossier de conception</w:t>
      </w:r>
      <w:bookmarkEnd w:id="16"/>
    </w:p>
    <w:p w:rsidR="003849CF" w:rsidRDefault="003849CF" w:rsidP="003849CF">
      <w:pPr>
        <w:pStyle w:val="Paragraphedeliste"/>
        <w:numPr>
          <w:ilvl w:val="0"/>
          <w:numId w:val="7"/>
        </w:numPr>
        <w:rPr>
          <w:ins w:id="17" w:author="DI-DOMENICO Tiffany" w:date="2018-03-15T16:26:00Z"/>
        </w:rPr>
      </w:pPr>
      <w:del w:id="18" w:author="DI-DOMENICO Tiffany" w:date="2018-03-15T16:26:00Z">
        <w:r>
          <w:delText>…</w:delText>
        </w:r>
      </w:del>
      <w:ins w:id="19" w:author="DI-DOMENICO Tiffany" w:date="2018-03-15T16:26:00Z">
        <w:r>
          <w:t>Tablette Android 4.2.2</w:t>
        </w:r>
      </w:ins>
    </w:p>
    <w:p w:rsidR="003849CF" w:rsidRDefault="003849CF" w:rsidP="003849CF">
      <w:pPr>
        <w:pStyle w:val="Paragraphedeliste"/>
        <w:numPr>
          <w:ilvl w:val="0"/>
          <w:numId w:val="7"/>
        </w:numPr>
        <w:rPr>
          <w:ins w:id="20" w:author="DI-DOMENICO Tiffany" w:date="2018-03-15T16:26:00Z"/>
        </w:rPr>
      </w:pPr>
      <w:ins w:id="21" w:author="DI-DOMENICO Tiffany" w:date="2018-03-15T16:26:00Z">
        <w:r>
          <w:t>L’OS utilisé pour le développement est Windows 7. Pour l’utilisation, il s’agit de tester sur une tablette sous Android 4.2.2 et sous le simulateur Android.</w:t>
        </w:r>
      </w:ins>
    </w:p>
    <w:p w:rsidR="003849CF" w:rsidRDefault="003849CF" w:rsidP="003849CF">
      <w:pPr>
        <w:pStyle w:val="Paragraphedeliste"/>
        <w:numPr>
          <w:ilvl w:val="0"/>
          <w:numId w:val="7"/>
        </w:numPr>
        <w:rPr>
          <w:ins w:id="22" w:author="DI-DOMENICO Tiffany" w:date="2018-03-15T16:26:00Z"/>
        </w:rPr>
      </w:pPr>
      <w:ins w:id="23" w:author="DI-DOMENICO Tiffany" w:date="2018-03-15T16:26:00Z">
        <w:r>
          <w:t>Le logiciel choisit pour développer est Android Studio</w:t>
        </w:r>
      </w:ins>
    </w:p>
    <w:p w:rsidR="003849CF" w:rsidRDefault="003849CF" w:rsidP="003849CF">
      <w:pPr>
        <w:pStyle w:val="Paragraphedeliste"/>
        <w:numPr>
          <w:ilvl w:val="0"/>
          <w:numId w:val="7"/>
        </w:numPr>
        <w:rPr>
          <w:ins w:id="24" w:author="DI-DOMENICO Tiffany" w:date="2018-03-15T16:26:00Z"/>
        </w:rPr>
      </w:pPr>
      <w:ins w:id="25" w:author="DI-DOMENICO Tiffany" w:date="2018-03-15T16:26:00Z">
        <w:r>
          <w:t>La base de donnée contiendra une table pour l’utilisateur principal puis une autre pour contenir les pseudo-utilisateurs distants.</w:t>
        </w:r>
      </w:ins>
    </w:p>
    <w:p w:rsidR="003849CF" w:rsidRDefault="003849CF" w:rsidP="003849CF">
      <w:pPr>
        <w:pStyle w:val="Paragraphedeliste"/>
        <w:numPr>
          <w:ilvl w:val="1"/>
          <w:numId w:val="7"/>
        </w:numPr>
        <w:rPr>
          <w:ins w:id="26" w:author="DI-DOMENICO Tiffany" w:date="2018-03-15T16:26:00Z"/>
        </w:rPr>
      </w:pPr>
      <w:ins w:id="27" w:author="DI-DOMENICO Tiffany" w:date="2018-03-15T16:26:00Z">
        <w:r>
          <w:t>T_User</w:t>
        </w:r>
      </w:ins>
    </w:p>
    <w:p w:rsidR="003849CF" w:rsidRDefault="003849CF" w:rsidP="003849CF">
      <w:pPr>
        <w:pStyle w:val="Paragraphedeliste"/>
        <w:numPr>
          <w:ilvl w:val="2"/>
          <w:numId w:val="7"/>
        </w:numPr>
        <w:rPr>
          <w:ins w:id="28" w:author="DI-DOMENICO Tiffany" w:date="2018-03-15T16:26:00Z"/>
        </w:rPr>
      </w:pPr>
      <w:ins w:id="29" w:author="DI-DOMENICO Tiffany" w:date="2018-03-15T16:26:00Z">
        <w:r>
          <w:t>Pseudo : Pseudo de l’utilisateur principal</w:t>
        </w:r>
      </w:ins>
    </w:p>
    <w:p w:rsidR="003849CF" w:rsidRDefault="003849CF" w:rsidP="003849CF">
      <w:pPr>
        <w:pStyle w:val="Paragraphedeliste"/>
        <w:numPr>
          <w:ilvl w:val="2"/>
          <w:numId w:val="7"/>
        </w:numPr>
        <w:rPr>
          <w:ins w:id="30" w:author="DI-DOMENICO Tiffany" w:date="2018-03-15T16:26:00Z"/>
        </w:rPr>
      </w:pPr>
      <w:ins w:id="31" w:author="DI-DOMENICO Tiffany" w:date="2018-03-15T16:26:00Z">
        <w:r>
          <w:t>Genre : Homme ou femme ?</w:t>
        </w:r>
      </w:ins>
    </w:p>
    <w:p w:rsidR="003849CF" w:rsidRDefault="003849CF" w:rsidP="003849CF">
      <w:pPr>
        <w:pStyle w:val="Paragraphedeliste"/>
        <w:numPr>
          <w:ilvl w:val="2"/>
          <w:numId w:val="7"/>
        </w:numPr>
        <w:rPr>
          <w:ins w:id="32" w:author="DI-DOMENICO Tiffany" w:date="2018-03-15T16:26:00Z"/>
        </w:rPr>
      </w:pPr>
      <w:ins w:id="33" w:author="DI-DOMENICO Tiffany" w:date="2018-03-15T16:26:00Z">
        <w:r>
          <w:t>Pays : Pays d’origine de l’utilisateur</w:t>
        </w:r>
      </w:ins>
    </w:p>
    <w:p w:rsidR="003849CF" w:rsidRDefault="003849CF" w:rsidP="003849CF">
      <w:pPr>
        <w:pStyle w:val="Paragraphedeliste"/>
        <w:numPr>
          <w:ilvl w:val="2"/>
          <w:numId w:val="7"/>
        </w:numPr>
        <w:rPr>
          <w:ins w:id="34" w:author="DI-DOMENICO Tiffany" w:date="2018-03-15T16:26:00Z"/>
        </w:rPr>
      </w:pPr>
      <w:ins w:id="35" w:author="DI-DOMENICO Tiffany" w:date="2018-03-15T16:26:00Z">
        <w:r>
          <w:t>Description : Description de l’utilisateur</w:t>
        </w:r>
      </w:ins>
    </w:p>
    <w:p w:rsidR="003849CF" w:rsidRDefault="003849CF" w:rsidP="003849CF">
      <w:pPr>
        <w:pStyle w:val="Paragraphedeliste"/>
        <w:numPr>
          <w:ilvl w:val="1"/>
          <w:numId w:val="7"/>
        </w:numPr>
        <w:rPr>
          <w:ins w:id="36" w:author="DI-DOMENICO Tiffany" w:date="2018-03-15T16:26:00Z"/>
        </w:rPr>
      </w:pPr>
      <w:ins w:id="37" w:author="DI-DOMENICO Tiffany" w:date="2018-03-15T16:26:00Z">
        <w:r>
          <w:t>…</w:t>
        </w:r>
      </w:ins>
    </w:p>
    <w:p w:rsidR="003849CF" w:rsidRPr="003849CF" w:rsidRDefault="003849CF" w:rsidP="003849CF">
      <w:bookmarkStart w:id="38" w:name="_GoBack"/>
      <w:bookmarkEnd w:id="38"/>
    </w:p>
    <w:p w:rsidR="006154D8" w:rsidRDefault="006154D8" w:rsidP="006154D8">
      <w:pPr>
        <w:pStyle w:val="Titre1"/>
      </w:pPr>
      <w:bookmarkStart w:id="39" w:name="_Toc507508629"/>
      <w:r>
        <w:lastRenderedPageBreak/>
        <w:t>Réalisation</w:t>
      </w:r>
      <w:bookmarkEnd w:id="39"/>
    </w:p>
    <w:p w:rsidR="006154D8" w:rsidRDefault="006154D8" w:rsidP="006154D8">
      <w:pPr>
        <w:pStyle w:val="Titre2"/>
      </w:pPr>
      <w:bookmarkStart w:id="40" w:name="_Toc507508630"/>
      <w:r>
        <w:t>Dossier de réalisation</w:t>
      </w:r>
      <w:bookmarkEnd w:id="40"/>
    </w:p>
    <w:p w:rsidR="006154D8" w:rsidRDefault="006154D8" w:rsidP="006154D8">
      <w:r>
        <w:t>…</w:t>
      </w:r>
    </w:p>
    <w:p w:rsidR="006154D8" w:rsidRDefault="006154D8" w:rsidP="006154D8">
      <w:pPr>
        <w:pStyle w:val="Titre2"/>
      </w:pPr>
      <w:bookmarkStart w:id="41" w:name="_Toc507508631"/>
      <w:r>
        <w:t>Description des tests effectués</w:t>
      </w:r>
      <w:bookmarkEnd w:id="41"/>
    </w:p>
    <w:p w:rsidR="006154D8" w:rsidRDefault="006154D8" w:rsidP="006154D8">
      <w:r>
        <w:t>…</w:t>
      </w:r>
    </w:p>
    <w:p w:rsidR="006154D8" w:rsidRDefault="006154D8" w:rsidP="006154D8">
      <w:pPr>
        <w:pStyle w:val="Titre2"/>
      </w:pPr>
      <w:bookmarkStart w:id="42" w:name="_Toc507508632"/>
      <w:r>
        <w:t>Erreurs restantes</w:t>
      </w:r>
      <w:bookmarkEnd w:id="42"/>
    </w:p>
    <w:p w:rsidR="006154D8" w:rsidRDefault="006154D8" w:rsidP="006154D8">
      <w:r>
        <w:t>…</w:t>
      </w:r>
    </w:p>
    <w:p w:rsidR="006154D8" w:rsidRDefault="006154D8" w:rsidP="006154D8">
      <w:pPr>
        <w:pStyle w:val="Titre2"/>
      </w:pPr>
      <w:bookmarkStart w:id="43" w:name="_Toc507508633"/>
      <w:r>
        <w:t>Dossier d’archivage</w:t>
      </w:r>
      <w:bookmarkEnd w:id="43"/>
    </w:p>
    <w:p w:rsidR="006154D8" w:rsidRDefault="006154D8" w:rsidP="006154D8">
      <w:r>
        <w:t>…</w:t>
      </w:r>
    </w:p>
    <w:p w:rsidR="006154D8" w:rsidRDefault="006154D8" w:rsidP="006154D8">
      <w:pPr>
        <w:pStyle w:val="Titre1"/>
      </w:pPr>
      <w:bookmarkStart w:id="44" w:name="_Toc507508634"/>
      <w:r>
        <w:t>Mise en service</w:t>
      </w:r>
      <w:bookmarkEnd w:id="44"/>
    </w:p>
    <w:p w:rsidR="006154D8" w:rsidRDefault="006154D8" w:rsidP="006154D8">
      <w:pPr>
        <w:pStyle w:val="Titre2"/>
      </w:pPr>
      <w:bookmarkStart w:id="45" w:name="_Toc507508635"/>
      <w:r>
        <w:t>Installation</w:t>
      </w:r>
      <w:bookmarkEnd w:id="45"/>
    </w:p>
    <w:p w:rsidR="006154D8" w:rsidRDefault="006154D8" w:rsidP="006154D8">
      <w:r>
        <w:t>…</w:t>
      </w:r>
    </w:p>
    <w:p w:rsidR="006154D8" w:rsidRDefault="006154D8" w:rsidP="006154D8">
      <w:pPr>
        <w:pStyle w:val="Titre2"/>
      </w:pPr>
      <w:bookmarkStart w:id="46" w:name="_Toc507508636"/>
      <w:r>
        <w:t>Rapport de mise en service</w:t>
      </w:r>
      <w:bookmarkEnd w:id="46"/>
    </w:p>
    <w:p w:rsidR="006154D8" w:rsidRDefault="006154D8" w:rsidP="006154D8">
      <w:r>
        <w:t>…</w:t>
      </w:r>
    </w:p>
    <w:p w:rsidR="006154D8" w:rsidRDefault="006154D8" w:rsidP="006154D8">
      <w:pPr>
        <w:pStyle w:val="Titre2"/>
      </w:pPr>
      <w:bookmarkStart w:id="47" w:name="_Toc507508637"/>
      <w:r>
        <w:t>Liste des documents fournis</w:t>
      </w:r>
      <w:bookmarkEnd w:id="47"/>
    </w:p>
    <w:p w:rsidR="006154D8" w:rsidRDefault="006154D8" w:rsidP="006154D8">
      <w:r>
        <w:t>…</w:t>
      </w:r>
    </w:p>
    <w:p w:rsidR="006154D8" w:rsidRDefault="006154D8" w:rsidP="006154D8">
      <w:pPr>
        <w:pStyle w:val="Titre1"/>
      </w:pPr>
      <w:bookmarkStart w:id="48" w:name="_Toc507508638"/>
      <w:r>
        <w:t>Conclusions</w:t>
      </w:r>
      <w:bookmarkEnd w:id="48"/>
    </w:p>
    <w:p w:rsidR="006154D8" w:rsidRDefault="006154D8" w:rsidP="006154D8">
      <w:r>
        <w:t>…</w:t>
      </w:r>
    </w:p>
    <w:p w:rsidR="006154D8" w:rsidRDefault="006154D8" w:rsidP="006154D8">
      <w:pPr>
        <w:pStyle w:val="Titre1"/>
      </w:pPr>
      <w:bookmarkStart w:id="49" w:name="_Toc507508639"/>
      <w:r>
        <w:t>Annexes</w:t>
      </w:r>
      <w:bookmarkEnd w:id="49"/>
    </w:p>
    <w:p w:rsidR="006154D8" w:rsidRDefault="006154D8" w:rsidP="006154D8">
      <w:pPr>
        <w:pStyle w:val="Titre2"/>
      </w:pPr>
      <w:bookmarkStart w:id="50" w:name="_Toc507508640"/>
      <w:r>
        <w:t>Sources – Bibliographie</w:t>
      </w:r>
      <w:bookmarkEnd w:id="50"/>
    </w:p>
    <w:p w:rsidR="006154D8" w:rsidRDefault="006154D8" w:rsidP="006154D8">
      <w:r>
        <w:t>…</w:t>
      </w:r>
    </w:p>
    <w:p w:rsidR="006154D8" w:rsidRDefault="006154D8" w:rsidP="006154D8">
      <w:pPr>
        <w:pStyle w:val="Titre2"/>
      </w:pPr>
      <w:bookmarkStart w:id="51" w:name="_Toc507508641"/>
      <w:r>
        <w:t>Journal de bord</w:t>
      </w:r>
      <w:bookmarkEnd w:id="51"/>
    </w:p>
    <w:tbl>
      <w:tblPr>
        <w:tblStyle w:val="Grilledetableauclaire"/>
        <w:tblW w:w="0" w:type="auto"/>
        <w:tblLook w:val="04A0" w:firstRow="1" w:lastRow="0" w:firstColumn="1" w:lastColumn="0" w:noHBand="0" w:noVBand="1"/>
      </w:tblPr>
      <w:tblGrid>
        <w:gridCol w:w="2127"/>
        <w:gridCol w:w="6935"/>
      </w:tblGrid>
      <w:tr w:rsidR="00B006FA" w:rsidRPr="00B006FA" w:rsidTr="00B006FA">
        <w:trPr>
          <w:trHeight w:val="300"/>
        </w:trPr>
        <w:tc>
          <w:tcPr>
            <w:tcW w:w="3220" w:type="dxa"/>
            <w:noWrap/>
            <w:hideMark/>
          </w:tcPr>
          <w:p w:rsidR="00B006FA" w:rsidRPr="00B006FA" w:rsidRDefault="00B006FA" w:rsidP="00B006FA">
            <w:pPr>
              <w:rPr>
                <w:b/>
                <w:bCs/>
              </w:rPr>
            </w:pPr>
            <w:r w:rsidRPr="00B006FA">
              <w:rPr>
                <w:b/>
                <w:bCs/>
              </w:rPr>
              <w:t>Date</w:t>
            </w:r>
          </w:p>
        </w:tc>
        <w:tc>
          <w:tcPr>
            <w:tcW w:w="10780" w:type="dxa"/>
            <w:noWrap/>
            <w:hideMark/>
          </w:tcPr>
          <w:p w:rsidR="00B006FA" w:rsidRPr="00B006FA" w:rsidRDefault="00B006FA" w:rsidP="00B006FA">
            <w:pPr>
              <w:rPr>
                <w:b/>
                <w:bCs/>
              </w:rPr>
            </w:pPr>
            <w:r w:rsidRPr="00B006FA">
              <w:rPr>
                <w:b/>
                <w:bCs/>
              </w:rPr>
              <w:t>Evénement</w:t>
            </w:r>
          </w:p>
        </w:tc>
      </w:tr>
      <w:tr w:rsidR="00B006FA" w:rsidRPr="00B006FA" w:rsidTr="00B006FA">
        <w:trPr>
          <w:trHeight w:val="300"/>
        </w:trPr>
        <w:tc>
          <w:tcPr>
            <w:tcW w:w="3220" w:type="dxa"/>
            <w:noWrap/>
            <w:hideMark/>
          </w:tcPr>
          <w:p w:rsidR="00B006FA" w:rsidRPr="00B006FA" w:rsidRDefault="00B006FA" w:rsidP="00B006FA">
            <w:r w:rsidRPr="00B006FA">
              <w:t>24 février 2018</w:t>
            </w:r>
          </w:p>
        </w:tc>
        <w:tc>
          <w:tcPr>
            <w:tcW w:w="10780" w:type="dxa"/>
            <w:hideMark/>
          </w:tcPr>
          <w:p w:rsidR="00B006FA" w:rsidRPr="00B006FA" w:rsidRDefault="00B006FA" w:rsidP="00F45301">
            <w:r w:rsidRPr="00B006FA">
              <w:t xml:space="preserve">Demande du CdP de refaire les Scénarios car le format n'est pas bon </w:t>
            </w:r>
          </w:p>
        </w:tc>
      </w:tr>
      <w:tr w:rsidR="00544FA3" w:rsidRPr="00B006FA" w:rsidTr="00B006FA">
        <w:trPr>
          <w:trHeight w:val="300"/>
        </w:trPr>
        <w:tc>
          <w:tcPr>
            <w:tcW w:w="3220" w:type="dxa"/>
            <w:noWrap/>
          </w:tcPr>
          <w:p w:rsidR="00544FA3" w:rsidRPr="00B006FA" w:rsidRDefault="0075719C" w:rsidP="00B006FA">
            <w:r>
              <w:t>07 mars 2018</w:t>
            </w:r>
          </w:p>
        </w:tc>
        <w:tc>
          <w:tcPr>
            <w:tcW w:w="10780" w:type="dxa"/>
          </w:tcPr>
          <w:p w:rsidR="00544FA3" w:rsidRDefault="0075719C" w:rsidP="00F45301">
            <w:r>
              <w:t>Discussion avec M.Glassey à propos du pré-TPI pour avoir des pistes en vue du TPI. Voici les modifications apportées au projet :</w:t>
            </w:r>
          </w:p>
          <w:p w:rsidR="0075719C" w:rsidRPr="0075719C" w:rsidRDefault="0075719C" w:rsidP="0075719C">
            <w:pPr>
              <w:pStyle w:val="Paragraphedeliste"/>
              <w:numPr>
                <w:ilvl w:val="0"/>
                <w:numId w:val="6"/>
              </w:numPr>
              <w:ind w:left="460"/>
              <w:rPr>
                <w:rFonts w:ascii="Calibri" w:hAnsi="Calibri"/>
                <w:sz w:val="22"/>
              </w:rPr>
            </w:pPr>
            <w:r>
              <w:t>Mettre de côté la partie « réseau sociale » et l’utilisation d’un serveur disant</w:t>
            </w:r>
          </w:p>
          <w:p w:rsidR="0075719C" w:rsidRDefault="0075719C" w:rsidP="0075719C">
            <w:pPr>
              <w:pStyle w:val="Paragraphedeliste"/>
              <w:numPr>
                <w:ilvl w:val="0"/>
                <w:numId w:val="6"/>
              </w:numPr>
              <w:ind w:left="460"/>
            </w:pPr>
            <w:r>
              <w:lastRenderedPageBreak/>
              <w:t>Se focaliser sur une application totalement « locale » mais en soignant tout particulièrement la persistance des données</w:t>
            </w:r>
          </w:p>
          <w:p w:rsidR="0075719C" w:rsidRPr="00B006FA" w:rsidRDefault="0075719C" w:rsidP="00F45301"/>
        </w:tc>
      </w:tr>
      <w:tr w:rsidR="00F87165" w:rsidRPr="00B006FA" w:rsidTr="00B006FA">
        <w:trPr>
          <w:trHeight w:val="300"/>
        </w:trPr>
        <w:tc>
          <w:tcPr>
            <w:tcW w:w="3220" w:type="dxa"/>
            <w:noWrap/>
          </w:tcPr>
          <w:p w:rsidR="00F87165" w:rsidRDefault="00F87165" w:rsidP="00B006FA">
            <w:r>
              <w:lastRenderedPageBreak/>
              <w:t>08 mars 2018</w:t>
            </w:r>
          </w:p>
        </w:tc>
        <w:tc>
          <w:tcPr>
            <w:tcW w:w="10780" w:type="dxa"/>
          </w:tcPr>
          <w:p w:rsidR="00F87165" w:rsidRDefault="00F87165" w:rsidP="00F45301">
            <w:r>
              <w:t>Démo du sprint 1 &amp; Validation de celui-ci. En attente de la validation des uses cases et scénario.</w:t>
            </w:r>
          </w:p>
        </w:tc>
      </w:tr>
    </w:tbl>
    <w:p w:rsidR="006154D8" w:rsidRDefault="006154D8" w:rsidP="006154D8"/>
    <w:p w:rsidR="006154D8" w:rsidRDefault="006154D8" w:rsidP="006154D8">
      <w:pPr>
        <w:pStyle w:val="Titre2"/>
      </w:pPr>
      <w:bookmarkStart w:id="52" w:name="_Toc507508642"/>
      <w:r>
        <w:t>Manuel d’utilisation</w:t>
      </w:r>
      <w:bookmarkEnd w:id="52"/>
    </w:p>
    <w:p w:rsidR="006154D8" w:rsidRDefault="006154D8" w:rsidP="006154D8">
      <w:r>
        <w:t>…</w:t>
      </w:r>
    </w:p>
    <w:p w:rsidR="006154D8" w:rsidRDefault="006154D8" w:rsidP="006154D8">
      <w:pPr>
        <w:pStyle w:val="Titre2"/>
      </w:pPr>
      <w:bookmarkStart w:id="53" w:name="_Toc507508643"/>
      <w:r>
        <w:t>Archive du projet</w:t>
      </w:r>
      <w:bookmarkEnd w:id="53"/>
    </w:p>
    <w:p w:rsidR="006154D8" w:rsidRPr="006154D8" w:rsidRDefault="006154D8" w:rsidP="006154D8">
      <w:r>
        <w:t>…</w:t>
      </w:r>
    </w:p>
    <w:sectPr w:rsidR="006154D8" w:rsidRPr="006154D8" w:rsidSect="00805C94">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68C" w:rsidRDefault="00F4668C" w:rsidP="003A6D16">
      <w:pPr>
        <w:spacing w:after="0" w:line="240" w:lineRule="auto"/>
      </w:pPr>
      <w:r>
        <w:separator/>
      </w:r>
    </w:p>
  </w:endnote>
  <w:endnote w:type="continuationSeparator" w:id="0">
    <w:p w:rsidR="00F4668C" w:rsidRDefault="00F4668C" w:rsidP="003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CC" w:rsidRDefault="003E13CC">
    <w:pPr>
      <w:pStyle w:val="Pieddepage"/>
    </w:pPr>
    <w:r>
      <w:t>Tiffany Di Domenico</w:t>
    </w:r>
    <w:r>
      <w:ptab w:relativeTo="margin" w:alignment="center" w:leader="none"/>
    </w:r>
    <w:r>
      <w:ptab w:relativeTo="margin" w:alignment="right" w:leader="none"/>
    </w:r>
    <w:r>
      <w:fldChar w:fldCharType="begin"/>
    </w:r>
    <w:r>
      <w:instrText xml:space="preserve"> DATE  \@ "dddd d MMMM yyyy"  \* MERGEFORMAT </w:instrText>
    </w:r>
    <w:r>
      <w:fldChar w:fldCharType="separate"/>
    </w:r>
    <w:r w:rsidR="003849CF">
      <w:rPr>
        <w:noProof/>
      </w:rPr>
      <w:t>mardi 20 mars 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68C" w:rsidRDefault="00F4668C" w:rsidP="003A6D16">
      <w:pPr>
        <w:spacing w:after="0" w:line="240" w:lineRule="auto"/>
      </w:pPr>
      <w:r>
        <w:separator/>
      </w:r>
    </w:p>
  </w:footnote>
  <w:footnote w:type="continuationSeparator" w:id="0">
    <w:p w:rsidR="00F4668C" w:rsidRDefault="00F4668C" w:rsidP="003A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CC" w:rsidRDefault="003E13CC">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3CC" w:rsidRDefault="003E13CC">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3E13CC" w:rsidRDefault="003E13CC">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3E13CC" w:rsidRDefault="003E13CC">
                          <w:pPr>
                            <w:spacing w:after="0" w:line="240" w:lineRule="auto"/>
                            <w:rPr>
                              <w:color w:val="FFFFFF" w:themeColor="background1"/>
                            </w:rPr>
                          </w:pPr>
                          <w:r>
                            <w:fldChar w:fldCharType="begin"/>
                          </w:r>
                          <w:r>
                            <w:instrText>PAGE   \* MERGEFORMAT</w:instrText>
                          </w:r>
                          <w:r>
                            <w:fldChar w:fldCharType="separate"/>
                          </w:r>
                          <w:r w:rsidR="003849CF" w:rsidRPr="003849CF">
                            <w:rPr>
                              <w:noProof/>
                              <w:color w:val="FFFFFF" w:themeColor="background1"/>
                              <w:lang w:val="fr-FR"/>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rsidR="003E13CC" w:rsidRDefault="003E13CC">
                    <w:pPr>
                      <w:spacing w:after="0" w:line="240" w:lineRule="auto"/>
                      <w:rPr>
                        <w:color w:val="FFFFFF" w:themeColor="background1"/>
                      </w:rPr>
                    </w:pPr>
                    <w:r>
                      <w:fldChar w:fldCharType="begin"/>
                    </w:r>
                    <w:r>
                      <w:instrText>PAGE   \* MERGEFORMAT</w:instrText>
                    </w:r>
                    <w:r>
                      <w:fldChar w:fldCharType="separate"/>
                    </w:r>
                    <w:r w:rsidR="003849CF" w:rsidRPr="003849CF">
                      <w:rPr>
                        <w:noProof/>
                        <w:color w:val="FFFFFF" w:themeColor="background1"/>
                        <w:lang w:val="fr-FR"/>
                      </w:rPr>
                      <w:t>16</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4AD01B0"/>
    <w:multiLevelType w:val="hybridMultilevel"/>
    <w:tmpl w:val="C27CB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D511BE8"/>
    <w:multiLevelType w:val="hybridMultilevel"/>
    <w:tmpl w:val="95882D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6A031E0"/>
    <w:multiLevelType w:val="hybridMultilevel"/>
    <w:tmpl w:val="157E07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9C84692"/>
    <w:multiLevelType w:val="hybridMultilevel"/>
    <w:tmpl w:val="02D279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4"/>
  </w:num>
  <w:num w:numId="6">
    <w:abstractNumId w:val="7"/>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DOMENICO Tiffany">
    <w15:presenceInfo w15:providerId="AD" w15:userId="S-1-5-21-284480379-1463103499-3249272784-76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H"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52130"/>
    <w:rsid w:val="00057191"/>
    <w:rsid w:val="000B758C"/>
    <w:rsid w:val="000C170D"/>
    <w:rsid w:val="000E0FFA"/>
    <w:rsid w:val="001655E9"/>
    <w:rsid w:val="00192323"/>
    <w:rsid w:val="001A7D93"/>
    <w:rsid w:val="00263A1A"/>
    <w:rsid w:val="0026676F"/>
    <w:rsid w:val="00332B7D"/>
    <w:rsid w:val="003527DE"/>
    <w:rsid w:val="003849CF"/>
    <w:rsid w:val="003971B7"/>
    <w:rsid w:val="003A6D16"/>
    <w:rsid w:val="003D0C33"/>
    <w:rsid w:val="003E13CC"/>
    <w:rsid w:val="00426BA3"/>
    <w:rsid w:val="00427C0B"/>
    <w:rsid w:val="0045280C"/>
    <w:rsid w:val="00544FA3"/>
    <w:rsid w:val="005C686E"/>
    <w:rsid w:val="005F5712"/>
    <w:rsid w:val="006154D8"/>
    <w:rsid w:val="0075719C"/>
    <w:rsid w:val="0078389C"/>
    <w:rsid w:val="007B7520"/>
    <w:rsid w:val="00805C94"/>
    <w:rsid w:val="00867D08"/>
    <w:rsid w:val="008C625E"/>
    <w:rsid w:val="008F04F1"/>
    <w:rsid w:val="00901065"/>
    <w:rsid w:val="00903631"/>
    <w:rsid w:val="00920A0C"/>
    <w:rsid w:val="009408D9"/>
    <w:rsid w:val="00963AD9"/>
    <w:rsid w:val="00AD274A"/>
    <w:rsid w:val="00AF46C3"/>
    <w:rsid w:val="00AF537F"/>
    <w:rsid w:val="00B006FA"/>
    <w:rsid w:val="00B84F99"/>
    <w:rsid w:val="00BD5F77"/>
    <w:rsid w:val="00BD634D"/>
    <w:rsid w:val="00C40468"/>
    <w:rsid w:val="00C94A13"/>
    <w:rsid w:val="00D72AA4"/>
    <w:rsid w:val="00D906EA"/>
    <w:rsid w:val="00E21818"/>
    <w:rsid w:val="00E91A91"/>
    <w:rsid w:val="00F21EF8"/>
    <w:rsid w:val="00F45301"/>
    <w:rsid w:val="00F4668C"/>
    <w:rsid w:val="00F87165"/>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D7B1D"/>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8F04F1"/>
    <w:pPr>
      <w:keepNext/>
      <w:keepLines/>
      <w:numPr>
        <w:numId w:val="1"/>
      </w:numPr>
      <w:pBdr>
        <w:bottom w:val="single" w:sz="4" w:space="2" w:color="8784C7" w:themeColor="accent2"/>
      </w:pBdr>
      <w:spacing w:before="360" w:after="360" w:line="240" w:lineRule="auto"/>
      <w:ind w:left="431" w:hanging="431"/>
      <w:outlineLvl w:val="0"/>
    </w:pPr>
    <w:rPr>
      <w:rFonts w:eastAsiaTheme="majorEastAsia" w:cstheme="majorBidi"/>
      <w:color w:val="262626" w:themeColor="text1" w:themeTint="D9"/>
      <w:sz w:val="36"/>
      <w:szCs w:val="40"/>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 w:type="table" w:styleId="Tableausimple1">
    <w:name w:val="Plain Table 1"/>
    <w:basedOn w:val="TableauNormal"/>
    <w:uiPriority w:val="41"/>
    <w:rsid w:val="00AD274A"/>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63669">
      <w:bodyDiv w:val="1"/>
      <w:marLeft w:val="0"/>
      <w:marRight w:val="0"/>
      <w:marTop w:val="0"/>
      <w:marBottom w:val="0"/>
      <w:divBdr>
        <w:top w:val="none" w:sz="0" w:space="0" w:color="auto"/>
        <w:left w:val="none" w:sz="0" w:space="0" w:color="auto"/>
        <w:bottom w:val="none" w:sz="0" w:space="0" w:color="auto"/>
        <w:right w:val="none" w:sz="0" w:space="0" w:color="auto"/>
      </w:divBdr>
    </w:div>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 w:id="20571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des vidéos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F4386-DF06-4EAA-8DE7-2629E56F3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17</Pages>
  <Words>2009</Words>
  <Characters>11052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30</cp:revision>
  <dcterms:created xsi:type="dcterms:W3CDTF">2018-02-01T12:48:00Z</dcterms:created>
  <dcterms:modified xsi:type="dcterms:W3CDTF">2018-03-20T10:01:00Z</dcterms:modified>
  <cp:category>8 Rue de la Forge</cp:category>
</cp:coreProperties>
</file>